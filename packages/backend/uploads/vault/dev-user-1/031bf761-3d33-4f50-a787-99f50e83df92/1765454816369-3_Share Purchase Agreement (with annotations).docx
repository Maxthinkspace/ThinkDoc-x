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727A1" w14:textId="01E1228E" w:rsidR="007171F3" w:rsidRPr="00FF6AA9" w:rsidRDefault="00FF6AA9" w:rsidP="00FF6AA9">
      <w:pPr>
        <w:jc w:val="center"/>
        <w:rPr>
          <w:rFonts w:ascii="Times New Roman" w:hAnsi="Times New Roman" w:cs="Times New Roman"/>
          <w:b/>
          <w:bCs/>
        </w:rPr>
      </w:pPr>
      <w:r w:rsidRPr="00FF6AA9">
        <w:rPr>
          <w:rFonts w:ascii="Times New Roman" w:hAnsi="Times New Roman" w:cs="Times New Roman"/>
          <w:b/>
          <w:bCs/>
        </w:rPr>
        <w:t>SHARE PURCHASE AGREEMENT</w:t>
      </w:r>
    </w:p>
    <w:p w14:paraId="7D62C152" w14:textId="726D4815" w:rsidR="00FF6AA9" w:rsidRPr="0082463B" w:rsidRDefault="00FF6AA9" w:rsidP="00E34294">
      <w:pPr>
        <w:ind w:firstLine="0"/>
        <w:rPr>
          <w:rFonts w:ascii="Times New Roman" w:hAnsi="Times New Roman" w:cs="Times New Roman"/>
        </w:rPr>
      </w:pPr>
      <w:bookmarkStart w:id="0" w:name="_Hlk192314338"/>
      <w:r w:rsidRPr="0082463B">
        <w:rPr>
          <w:rFonts w:ascii="Times New Roman" w:hAnsi="Times New Roman" w:cs="Times New Roman"/>
        </w:rPr>
        <w:t>This Share Purchase Agreement (the “</w:t>
      </w:r>
      <w:r w:rsidRPr="0082463B">
        <w:rPr>
          <w:rFonts w:ascii="Times New Roman" w:hAnsi="Times New Roman" w:cs="Times New Roman"/>
          <w:b/>
          <w:bCs/>
        </w:rPr>
        <w:t>Agreement</w:t>
      </w:r>
      <w:r w:rsidRPr="0082463B">
        <w:rPr>
          <w:rFonts w:ascii="Times New Roman" w:hAnsi="Times New Roman" w:cs="Times New Roman"/>
        </w:rPr>
        <w:t xml:space="preserve">”) is made and entered into as of </w:t>
      </w:r>
      <w:r w:rsidR="0012668B">
        <w:rPr>
          <w:rFonts w:ascii="Times New Roman" w:hAnsi="Times New Roman" w:cs="Times New Roman"/>
        </w:rPr>
        <w:t>December</w:t>
      </w:r>
      <w:r w:rsidR="003F19DD">
        <w:rPr>
          <w:rFonts w:ascii="Times New Roman" w:hAnsi="Times New Roman" w:cs="Times New Roman"/>
        </w:rPr>
        <w:t xml:space="preserve"> 1, 202</w:t>
      </w:r>
      <w:r w:rsidR="0012668B">
        <w:rPr>
          <w:rFonts w:ascii="Times New Roman" w:hAnsi="Times New Roman" w:cs="Times New Roman"/>
        </w:rPr>
        <w:t>9</w:t>
      </w:r>
      <w:r w:rsidRPr="0082463B">
        <w:rPr>
          <w:rFonts w:ascii="Times New Roman" w:hAnsi="Times New Roman" w:cs="Times New Roman"/>
        </w:rPr>
        <w:t>, by and between:</w:t>
      </w:r>
      <w:bookmarkEnd w:id="0"/>
    </w:p>
    <w:p w14:paraId="60694247" w14:textId="1C4B3FA3" w:rsidR="005E1613" w:rsidRPr="0082463B" w:rsidRDefault="00DD23A0" w:rsidP="0049100D">
      <w:pPr>
        <w:pStyle w:val="ListParagraph"/>
        <w:numPr>
          <w:ilvl w:val="0"/>
          <w:numId w:val="1"/>
        </w:numPr>
        <w:ind w:left="851" w:hanging="851"/>
        <w:rPr>
          <w:rFonts w:ascii="Times New Roman" w:hAnsi="Times New Roman" w:cs="Times New Roman"/>
        </w:rPr>
      </w:pPr>
      <w:bookmarkStart w:id="1" w:name="_Hlk192314377"/>
      <w:r>
        <w:rPr>
          <w:rFonts w:ascii="Times New Roman" w:hAnsi="Times New Roman" w:cs="Times New Roman"/>
        </w:rPr>
        <w:t xml:space="preserve">Sunflower </w:t>
      </w:r>
      <w:proofErr w:type="spellStart"/>
      <w:r>
        <w:rPr>
          <w:rFonts w:ascii="Times New Roman" w:hAnsi="Times New Roman" w:cs="Times New Roman"/>
        </w:rPr>
        <w:t>Pte.</w:t>
      </w:r>
      <w:proofErr w:type="spellEnd"/>
      <w:r>
        <w:rPr>
          <w:rFonts w:ascii="Times New Roman" w:hAnsi="Times New Roman" w:cs="Times New Roman"/>
        </w:rPr>
        <w:t xml:space="preserve"> Ltd.</w:t>
      </w:r>
      <w:r w:rsidR="00FF6AA9" w:rsidRPr="0082463B">
        <w:rPr>
          <w:rFonts w:ascii="Times New Roman" w:hAnsi="Times New Roman" w:cs="Times New Roman"/>
        </w:rPr>
        <w:t xml:space="preserve">, a company incorporated in Singapore with company registration number </w:t>
      </w:r>
      <w:r w:rsidR="00B53D85">
        <w:rPr>
          <w:rFonts w:ascii="Times New Roman" w:hAnsi="Times New Roman" w:cs="Times New Roman"/>
        </w:rPr>
        <w:t>202</w:t>
      </w:r>
      <w:r w:rsidR="0012668B">
        <w:rPr>
          <w:rFonts w:ascii="Times New Roman" w:hAnsi="Times New Roman" w:cs="Times New Roman"/>
        </w:rPr>
        <w:t>7</w:t>
      </w:r>
      <w:r w:rsidR="00B53D85">
        <w:rPr>
          <w:rFonts w:ascii="Times New Roman" w:hAnsi="Times New Roman" w:cs="Times New Roman"/>
        </w:rPr>
        <w:t>12345X</w:t>
      </w:r>
      <w:r w:rsidR="00FF6AA9" w:rsidRPr="0082463B">
        <w:rPr>
          <w:rFonts w:ascii="Times New Roman" w:hAnsi="Times New Roman" w:cs="Times New Roman"/>
        </w:rPr>
        <w:t xml:space="preserve">, having its registered office at </w:t>
      </w:r>
      <w:r w:rsidR="000348A6" w:rsidRPr="000348A6">
        <w:rPr>
          <w:rFonts w:ascii="Times New Roman" w:hAnsi="Times New Roman" w:cs="Times New Roman"/>
        </w:rPr>
        <w:t>123 Garden View Road, #12-345</w:t>
      </w:r>
      <w:r w:rsidR="000348A6">
        <w:rPr>
          <w:rFonts w:ascii="Times New Roman" w:hAnsi="Times New Roman" w:cs="Times New Roman"/>
        </w:rPr>
        <w:t xml:space="preserve">, </w:t>
      </w:r>
      <w:r w:rsidR="000348A6" w:rsidRPr="000348A6">
        <w:rPr>
          <w:rFonts w:ascii="Times New Roman" w:hAnsi="Times New Roman" w:cs="Times New Roman"/>
        </w:rPr>
        <w:t>Sunflower Building</w:t>
      </w:r>
      <w:r w:rsidR="000348A6">
        <w:rPr>
          <w:rFonts w:ascii="Times New Roman" w:hAnsi="Times New Roman" w:cs="Times New Roman"/>
        </w:rPr>
        <w:t xml:space="preserve">, </w:t>
      </w:r>
      <w:r w:rsidR="000348A6" w:rsidRPr="000348A6">
        <w:rPr>
          <w:rFonts w:ascii="Times New Roman" w:hAnsi="Times New Roman" w:cs="Times New Roman"/>
        </w:rPr>
        <w:t xml:space="preserve">Singapore </w:t>
      </w:r>
      <w:r w:rsidR="00F80426">
        <w:rPr>
          <w:rFonts w:ascii="Times New Roman" w:hAnsi="Times New Roman" w:cs="Times New Roman"/>
        </w:rPr>
        <w:t>314159</w:t>
      </w:r>
      <w:r w:rsidR="000348A6" w:rsidRPr="000348A6">
        <w:rPr>
          <w:rFonts w:ascii="Times New Roman" w:hAnsi="Times New Roman" w:cs="Times New Roman"/>
        </w:rPr>
        <w:t xml:space="preserve"> </w:t>
      </w:r>
      <w:r w:rsidR="00FF6AA9" w:rsidRPr="0082463B">
        <w:rPr>
          <w:rFonts w:ascii="Times New Roman" w:hAnsi="Times New Roman" w:cs="Times New Roman"/>
        </w:rPr>
        <w:t xml:space="preserve">(the </w:t>
      </w:r>
      <w:r w:rsidR="00E34294" w:rsidRPr="0082463B">
        <w:rPr>
          <w:rFonts w:ascii="Times New Roman" w:hAnsi="Times New Roman" w:cs="Times New Roman"/>
        </w:rPr>
        <w:t>“</w:t>
      </w:r>
      <w:r w:rsidR="00FF6AA9" w:rsidRPr="0082463B">
        <w:rPr>
          <w:rFonts w:ascii="Times New Roman" w:hAnsi="Times New Roman" w:cs="Times New Roman"/>
          <w:b/>
          <w:bCs/>
        </w:rPr>
        <w:t>Seller</w:t>
      </w:r>
      <w:r w:rsidR="00E34294" w:rsidRPr="0082463B">
        <w:rPr>
          <w:rFonts w:ascii="Times New Roman" w:hAnsi="Times New Roman" w:cs="Times New Roman"/>
        </w:rPr>
        <w:t>”</w:t>
      </w:r>
      <w:r w:rsidR="00FF6AA9" w:rsidRPr="0082463B">
        <w:rPr>
          <w:rFonts w:ascii="Times New Roman" w:hAnsi="Times New Roman" w:cs="Times New Roman"/>
        </w:rPr>
        <w:t>); and</w:t>
      </w:r>
    </w:p>
    <w:p w14:paraId="18C49F47" w14:textId="3B80EB49" w:rsidR="005E1613" w:rsidRPr="0082463B" w:rsidRDefault="00B53D85" w:rsidP="0049100D">
      <w:pPr>
        <w:pStyle w:val="ListParagraph"/>
        <w:numPr>
          <w:ilvl w:val="0"/>
          <w:numId w:val="1"/>
        </w:numPr>
        <w:ind w:left="851" w:hanging="851"/>
        <w:rPr>
          <w:rFonts w:ascii="Times New Roman" w:hAnsi="Times New Roman" w:cs="Times New Roman"/>
        </w:rPr>
      </w:pPr>
      <w:bookmarkStart w:id="2" w:name="_Hlk192314502"/>
      <w:r>
        <w:rPr>
          <w:rFonts w:ascii="Times New Roman" w:hAnsi="Times New Roman" w:cs="Times New Roman"/>
        </w:rPr>
        <w:t xml:space="preserve">Begonia </w:t>
      </w:r>
      <w:proofErr w:type="spellStart"/>
      <w:r>
        <w:rPr>
          <w:rFonts w:ascii="Times New Roman" w:hAnsi="Times New Roman" w:cs="Times New Roman"/>
        </w:rPr>
        <w:t>Pte.</w:t>
      </w:r>
      <w:proofErr w:type="spellEnd"/>
      <w:r>
        <w:rPr>
          <w:rFonts w:ascii="Times New Roman" w:hAnsi="Times New Roman" w:cs="Times New Roman"/>
        </w:rPr>
        <w:t xml:space="preserve"> Ltd.</w:t>
      </w:r>
      <w:r w:rsidR="00FF6AA9" w:rsidRPr="0082463B">
        <w:rPr>
          <w:rFonts w:ascii="Times New Roman" w:hAnsi="Times New Roman" w:cs="Times New Roman"/>
        </w:rPr>
        <w:t xml:space="preserve">, a company incorporated in Singapore with company registration number </w:t>
      </w:r>
      <w:r>
        <w:rPr>
          <w:rFonts w:ascii="Times New Roman" w:hAnsi="Times New Roman" w:cs="Times New Roman"/>
        </w:rPr>
        <w:t>202</w:t>
      </w:r>
      <w:r w:rsidR="0012668B">
        <w:rPr>
          <w:rFonts w:ascii="Times New Roman" w:hAnsi="Times New Roman" w:cs="Times New Roman"/>
        </w:rPr>
        <w:t>8</w:t>
      </w:r>
      <w:r>
        <w:rPr>
          <w:rFonts w:ascii="Times New Roman" w:hAnsi="Times New Roman" w:cs="Times New Roman"/>
        </w:rPr>
        <w:t>67890Y</w:t>
      </w:r>
      <w:r w:rsidR="00FF6AA9" w:rsidRPr="0082463B">
        <w:rPr>
          <w:rFonts w:ascii="Times New Roman" w:hAnsi="Times New Roman" w:cs="Times New Roman"/>
        </w:rPr>
        <w:t xml:space="preserve">, having its registered office at </w:t>
      </w:r>
      <w:r w:rsidR="003A4A33" w:rsidRPr="003A4A33">
        <w:rPr>
          <w:rFonts w:ascii="Times New Roman" w:hAnsi="Times New Roman" w:cs="Times New Roman"/>
        </w:rPr>
        <w:t>456 Riverstone Lane, #10-234</w:t>
      </w:r>
      <w:r w:rsidR="003A4A33">
        <w:rPr>
          <w:rFonts w:ascii="Times New Roman" w:hAnsi="Times New Roman" w:cs="Times New Roman"/>
        </w:rPr>
        <w:t xml:space="preserve">, </w:t>
      </w:r>
      <w:r w:rsidR="003A4A33" w:rsidRPr="003A4A33">
        <w:rPr>
          <w:rFonts w:ascii="Times New Roman" w:hAnsi="Times New Roman" w:cs="Times New Roman"/>
        </w:rPr>
        <w:t>Begonia Tower</w:t>
      </w:r>
      <w:r w:rsidR="003A4A33">
        <w:rPr>
          <w:rFonts w:ascii="Times New Roman" w:hAnsi="Times New Roman" w:cs="Times New Roman"/>
        </w:rPr>
        <w:t xml:space="preserve">, </w:t>
      </w:r>
      <w:r w:rsidR="003A4A33" w:rsidRPr="003A4A33">
        <w:rPr>
          <w:rFonts w:ascii="Times New Roman" w:hAnsi="Times New Roman" w:cs="Times New Roman"/>
        </w:rPr>
        <w:t xml:space="preserve">Singapore </w:t>
      </w:r>
      <w:r w:rsidR="00F80426">
        <w:rPr>
          <w:rFonts w:ascii="Times New Roman" w:hAnsi="Times New Roman" w:cs="Times New Roman"/>
        </w:rPr>
        <w:t>271828</w:t>
      </w:r>
      <w:r w:rsidR="00FF6AA9" w:rsidRPr="0082463B">
        <w:rPr>
          <w:rFonts w:ascii="Times New Roman" w:hAnsi="Times New Roman" w:cs="Times New Roman"/>
        </w:rPr>
        <w:t xml:space="preserve"> (the </w:t>
      </w:r>
      <w:r w:rsidR="00E34294" w:rsidRPr="0082463B">
        <w:rPr>
          <w:rFonts w:ascii="Times New Roman" w:hAnsi="Times New Roman" w:cs="Times New Roman"/>
        </w:rPr>
        <w:t>“</w:t>
      </w:r>
      <w:r w:rsidR="0082463B">
        <w:rPr>
          <w:rFonts w:ascii="Times New Roman" w:hAnsi="Times New Roman" w:cs="Times New Roman"/>
          <w:b/>
          <w:bCs/>
        </w:rPr>
        <w:t>Buyer</w:t>
      </w:r>
      <w:r w:rsidR="00E34294" w:rsidRPr="0082463B">
        <w:rPr>
          <w:rFonts w:ascii="Times New Roman" w:hAnsi="Times New Roman" w:cs="Times New Roman"/>
        </w:rPr>
        <w:t>”</w:t>
      </w:r>
      <w:r w:rsidR="00FF6AA9" w:rsidRPr="0082463B">
        <w:rPr>
          <w:rFonts w:ascii="Times New Roman" w:hAnsi="Times New Roman" w:cs="Times New Roman"/>
        </w:rPr>
        <w:t>).</w:t>
      </w:r>
      <w:bookmarkEnd w:id="2"/>
    </w:p>
    <w:bookmarkEnd w:id="1"/>
    <w:p w14:paraId="0D95DFBA" w14:textId="46AD0D2A" w:rsidR="00FF6AA9" w:rsidRDefault="00FF6AA9" w:rsidP="00367613">
      <w:pPr>
        <w:ind w:firstLine="0"/>
        <w:rPr>
          <w:rFonts w:ascii="Times New Roman" w:hAnsi="Times New Roman" w:cs="Times New Roman"/>
        </w:rPr>
      </w:pPr>
      <w:r w:rsidRPr="00FF6AA9">
        <w:rPr>
          <w:rFonts w:ascii="Times New Roman" w:hAnsi="Times New Roman" w:cs="Times New Roman"/>
        </w:rPr>
        <w:t xml:space="preserve">The Seller and the </w:t>
      </w:r>
      <w:r w:rsidR="0082463B">
        <w:rPr>
          <w:rFonts w:ascii="Times New Roman" w:hAnsi="Times New Roman" w:cs="Times New Roman"/>
        </w:rPr>
        <w:t>Buyer</w:t>
      </w:r>
      <w:r w:rsidR="00E34294">
        <w:rPr>
          <w:rFonts w:ascii="Times New Roman" w:hAnsi="Times New Roman" w:cs="Times New Roman"/>
        </w:rPr>
        <w:t xml:space="preserve"> </w:t>
      </w:r>
      <w:r w:rsidRPr="00FF6AA9">
        <w:rPr>
          <w:rFonts w:ascii="Times New Roman" w:hAnsi="Times New Roman" w:cs="Times New Roman"/>
        </w:rPr>
        <w:t xml:space="preserve">are individually referred to as a </w:t>
      </w:r>
      <w:r w:rsidR="00E34294">
        <w:rPr>
          <w:rFonts w:ascii="Times New Roman" w:hAnsi="Times New Roman" w:cs="Times New Roman"/>
        </w:rPr>
        <w:t>“</w:t>
      </w:r>
      <w:r w:rsidRPr="00FF6AA9">
        <w:rPr>
          <w:rFonts w:ascii="Times New Roman" w:hAnsi="Times New Roman" w:cs="Times New Roman"/>
          <w:b/>
          <w:bCs/>
        </w:rPr>
        <w:t>Party</w:t>
      </w:r>
      <w:r w:rsidR="00E34294">
        <w:rPr>
          <w:rFonts w:ascii="Times New Roman" w:hAnsi="Times New Roman" w:cs="Times New Roman"/>
        </w:rPr>
        <w:t>”</w:t>
      </w:r>
      <w:r w:rsidRPr="00FF6AA9">
        <w:rPr>
          <w:rFonts w:ascii="Times New Roman" w:hAnsi="Times New Roman" w:cs="Times New Roman"/>
        </w:rPr>
        <w:t xml:space="preserve"> and collectively as the</w:t>
      </w:r>
      <w:r w:rsidR="005E1613">
        <w:rPr>
          <w:rFonts w:ascii="Times New Roman" w:hAnsi="Times New Roman" w:cs="Times New Roman"/>
        </w:rPr>
        <w:t xml:space="preserve"> </w:t>
      </w:r>
      <w:r w:rsidR="00E34294">
        <w:rPr>
          <w:rFonts w:ascii="Times New Roman" w:hAnsi="Times New Roman" w:cs="Times New Roman"/>
        </w:rPr>
        <w:t>“</w:t>
      </w:r>
      <w:r w:rsidRPr="00FF6AA9">
        <w:rPr>
          <w:rFonts w:ascii="Times New Roman" w:hAnsi="Times New Roman" w:cs="Times New Roman"/>
          <w:b/>
          <w:bCs/>
        </w:rPr>
        <w:t>Parties</w:t>
      </w:r>
      <w:r w:rsidR="00E34294">
        <w:rPr>
          <w:rFonts w:ascii="Times New Roman" w:hAnsi="Times New Roman" w:cs="Times New Roman"/>
        </w:rPr>
        <w:t>”</w:t>
      </w:r>
      <w:r w:rsidRPr="00FF6AA9">
        <w:rPr>
          <w:rFonts w:ascii="Times New Roman" w:hAnsi="Times New Roman" w:cs="Times New Roman"/>
        </w:rPr>
        <w:t>.</w:t>
      </w:r>
    </w:p>
    <w:p w14:paraId="543B53EC" w14:textId="77777777" w:rsidR="00555294" w:rsidRPr="00555294" w:rsidRDefault="00555294" w:rsidP="00555294">
      <w:pPr>
        <w:ind w:firstLine="0"/>
        <w:rPr>
          <w:rFonts w:ascii="Times New Roman" w:hAnsi="Times New Roman" w:cs="Times New Roman"/>
          <w:b/>
          <w:bCs/>
        </w:rPr>
      </w:pPr>
      <w:bookmarkStart w:id="3" w:name="_Hlk192318965"/>
      <w:bookmarkStart w:id="4" w:name="_Hlk192318987"/>
      <w:r w:rsidRPr="00555294">
        <w:rPr>
          <w:rFonts w:ascii="Times New Roman" w:hAnsi="Times New Roman" w:cs="Times New Roman"/>
          <w:b/>
          <w:bCs/>
        </w:rPr>
        <w:t>RECITALS:</w:t>
      </w:r>
    </w:p>
    <w:p w14:paraId="1D6639A3" w14:textId="55C92F2D" w:rsidR="00555294" w:rsidRDefault="005D712B" w:rsidP="0049100D">
      <w:pPr>
        <w:pStyle w:val="ListParagraph"/>
        <w:numPr>
          <w:ilvl w:val="0"/>
          <w:numId w:val="20"/>
        </w:numPr>
        <w:ind w:left="851" w:hanging="851"/>
        <w:rPr>
          <w:rFonts w:ascii="Times New Roman" w:hAnsi="Times New Roman" w:cs="Times New Roman"/>
        </w:rPr>
      </w:pPr>
      <w:r>
        <w:rPr>
          <w:rFonts w:ascii="Times New Roman" w:hAnsi="Times New Roman" w:cs="Times New Roman"/>
        </w:rPr>
        <w:t xml:space="preserve">Camillia </w:t>
      </w:r>
      <w:proofErr w:type="spellStart"/>
      <w:r>
        <w:rPr>
          <w:rFonts w:ascii="Times New Roman" w:hAnsi="Times New Roman" w:cs="Times New Roman"/>
        </w:rPr>
        <w:t>Pte.</w:t>
      </w:r>
      <w:proofErr w:type="spellEnd"/>
      <w:r>
        <w:rPr>
          <w:rFonts w:ascii="Times New Roman" w:hAnsi="Times New Roman" w:cs="Times New Roman"/>
        </w:rPr>
        <w:t xml:space="preserve"> Ltd.</w:t>
      </w:r>
      <w:r w:rsidR="00555294" w:rsidRPr="00555294">
        <w:rPr>
          <w:rFonts w:ascii="Times New Roman" w:hAnsi="Times New Roman" w:cs="Times New Roman"/>
        </w:rPr>
        <w:t xml:space="preserve"> (the </w:t>
      </w:r>
      <w:r w:rsidR="001F2769">
        <w:rPr>
          <w:rFonts w:ascii="Times New Roman" w:hAnsi="Times New Roman" w:cs="Times New Roman"/>
        </w:rPr>
        <w:t>“</w:t>
      </w:r>
      <w:r w:rsidR="00555294" w:rsidRPr="001F2769">
        <w:rPr>
          <w:rFonts w:ascii="Times New Roman" w:hAnsi="Times New Roman" w:cs="Times New Roman"/>
          <w:b/>
          <w:bCs/>
        </w:rPr>
        <w:t>Company</w:t>
      </w:r>
      <w:r w:rsidR="001F2769">
        <w:rPr>
          <w:rFonts w:ascii="Times New Roman" w:hAnsi="Times New Roman" w:cs="Times New Roman"/>
        </w:rPr>
        <w:t>”</w:t>
      </w:r>
      <w:r w:rsidR="00555294" w:rsidRPr="00555294">
        <w:rPr>
          <w:rFonts w:ascii="Times New Roman" w:hAnsi="Times New Roman" w:cs="Times New Roman"/>
        </w:rPr>
        <w:t xml:space="preserve">) is a private company limited by shares incorporated in Singapore with </w:t>
      </w:r>
      <w:r w:rsidR="001F2769">
        <w:rPr>
          <w:rFonts w:ascii="Times New Roman" w:hAnsi="Times New Roman" w:cs="Times New Roman"/>
        </w:rPr>
        <w:t>c</w:t>
      </w:r>
      <w:r w:rsidR="00555294" w:rsidRPr="00555294">
        <w:rPr>
          <w:rFonts w:ascii="Times New Roman" w:hAnsi="Times New Roman" w:cs="Times New Roman"/>
        </w:rPr>
        <w:t xml:space="preserve">ompany </w:t>
      </w:r>
      <w:r w:rsidR="001F2769">
        <w:rPr>
          <w:rFonts w:ascii="Times New Roman" w:hAnsi="Times New Roman" w:cs="Times New Roman"/>
        </w:rPr>
        <w:t>r</w:t>
      </w:r>
      <w:r w:rsidR="00555294" w:rsidRPr="00555294">
        <w:rPr>
          <w:rFonts w:ascii="Times New Roman" w:hAnsi="Times New Roman" w:cs="Times New Roman"/>
        </w:rPr>
        <w:t xml:space="preserve">egistration </w:t>
      </w:r>
      <w:r w:rsidR="001F2769">
        <w:rPr>
          <w:rFonts w:ascii="Times New Roman" w:hAnsi="Times New Roman" w:cs="Times New Roman"/>
        </w:rPr>
        <w:t>n</w:t>
      </w:r>
      <w:r w:rsidR="00555294" w:rsidRPr="00555294">
        <w:rPr>
          <w:rFonts w:ascii="Times New Roman" w:hAnsi="Times New Roman" w:cs="Times New Roman"/>
        </w:rPr>
        <w:t xml:space="preserve">umber </w:t>
      </w:r>
      <w:r w:rsidR="00953B45">
        <w:rPr>
          <w:rFonts w:ascii="Times New Roman" w:hAnsi="Times New Roman" w:cs="Times New Roman"/>
        </w:rPr>
        <w:t>202654321Z</w:t>
      </w:r>
      <w:r w:rsidR="00555294" w:rsidRPr="00555294">
        <w:rPr>
          <w:rFonts w:ascii="Times New Roman" w:hAnsi="Times New Roman" w:cs="Times New Roman"/>
        </w:rPr>
        <w:t xml:space="preserve">, having its registered office at </w:t>
      </w:r>
      <w:r w:rsidRPr="005D712B">
        <w:rPr>
          <w:rFonts w:ascii="Times New Roman" w:hAnsi="Times New Roman" w:cs="Times New Roman"/>
        </w:rPr>
        <w:t>789 Seaview Crescent, #15-678</w:t>
      </w:r>
      <w:r w:rsidR="0007453A">
        <w:rPr>
          <w:rFonts w:ascii="Times New Roman" w:hAnsi="Times New Roman" w:cs="Times New Roman"/>
        </w:rPr>
        <w:t xml:space="preserve">, </w:t>
      </w:r>
      <w:r w:rsidR="0007453A" w:rsidRPr="0007453A">
        <w:rPr>
          <w:rFonts w:ascii="Times New Roman" w:hAnsi="Times New Roman" w:cs="Times New Roman"/>
        </w:rPr>
        <w:t>Camillia Suites</w:t>
      </w:r>
      <w:r w:rsidR="0007453A">
        <w:rPr>
          <w:rFonts w:ascii="Times New Roman" w:hAnsi="Times New Roman" w:cs="Times New Roman"/>
        </w:rPr>
        <w:t xml:space="preserve">, </w:t>
      </w:r>
      <w:r w:rsidR="0007453A" w:rsidRPr="0007453A">
        <w:rPr>
          <w:rFonts w:ascii="Times New Roman" w:hAnsi="Times New Roman" w:cs="Times New Roman"/>
        </w:rPr>
        <w:t xml:space="preserve">Singapore </w:t>
      </w:r>
      <w:r w:rsidR="0010080A">
        <w:rPr>
          <w:rFonts w:ascii="Times New Roman" w:hAnsi="Times New Roman" w:cs="Times New Roman"/>
        </w:rPr>
        <w:t>299792</w:t>
      </w:r>
      <w:r w:rsidR="00555294" w:rsidRPr="00555294">
        <w:rPr>
          <w:rFonts w:ascii="Times New Roman" w:hAnsi="Times New Roman" w:cs="Times New Roman"/>
        </w:rPr>
        <w:t>.</w:t>
      </w:r>
      <w:bookmarkEnd w:id="3"/>
    </w:p>
    <w:p w14:paraId="5D734BF4" w14:textId="5FAB9337" w:rsidR="00555294" w:rsidRDefault="00555294" w:rsidP="0049100D">
      <w:pPr>
        <w:pStyle w:val="ListParagraph"/>
        <w:numPr>
          <w:ilvl w:val="0"/>
          <w:numId w:val="20"/>
        </w:numPr>
        <w:ind w:left="851" w:hanging="851"/>
        <w:rPr>
          <w:rFonts w:ascii="Times New Roman" w:hAnsi="Times New Roman" w:cs="Times New Roman"/>
        </w:rPr>
      </w:pPr>
      <w:r w:rsidRPr="00555294">
        <w:rPr>
          <w:rFonts w:ascii="Times New Roman" w:hAnsi="Times New Roman" w:cs="Times New Roman"/>
        </w:rPr>
        <w:t xml:space="preserve">The Seller is the legal and beneficial owner of </w:t>
      </w:r>
      <w:r w:rsidR="004226BC">
        <w:rPr>
          <w:rFonts w:ascii="Times New Roman" w:hAnsi="Times New Roman" w:cs="Times New Roman"/>
        </w:rPr>
        <w:t>450,000</w:t>
      </w:r>
      <w:r w:rsidRPr="00555294">
        <w:rPr>
          <w:rFonts w:ascii="Times New Roman" w:hAnsi="Times New Roman" w:cs="Times New Roman"/>
        </w:rPr>
        <w:t xml:space="preserve"> ordinary shares in the capital of the Company, representing </w:t>
      </w:r>
      <w:r w:rsidR="004226BC">
        <w:rPr>
          <w:rFonts w:ascii="Times New Roman" w:hAnsi="Times New Roman" w:cs="Times New Roman"/>
        </w:rPr>
        <w:t>45</w:t>
      </w:r>
      <w:r w:rsidRPr="00555294">
        <w:rPr>
          <w:rFonts w:ascii="Times New Roman" w:hAnsi="Times New Roman" w:cs="Times New Roman"/>
        </w:rPr>
        <w:t xml:space="preserve">% of the total </w:t>
      </w:r>
      <w:r w:rsidRPr="00DF239B">
        <w:rPr>
          <w:rFonts w:ascii="Times New Roman" w:hAnsi="Times New Roman" w:cs="Times New Roman"/>
        </w:rPr>
        <w:t>issued share capital</w:t>
      </w:r>
      <w:r w:rsidRPr="00555294">
        <w:rPr>
          <w:rFonts w:ascii="Times New Roman" w:hAnsi="Times New Roman" w:cs="Times New Roman"/>
        </w:rPr>
        <w:t xml:space="preserve"> of the Company (the </w:t>
      </w:r>
      <w:r w:rsidR="0082463B">
        <w:rPr>
          <w:rFonts w:ascii="Times New Roman" w:hAnsi="Times New Roman" w:cs="Times New Roman"/>
        </w:rPr>
        <w:t>“</w:t>
      </w:r>
      <w:r w:rsidRPr="0082463B">
        <w:rPr>
          <w:rFonts w:ascii="Times New Roman" w:hAnsi="Times New Roman" w:cs="Times New Roman"/>
          <w:b/>
          <w:bCs/>
        </w:rPr>
        <w:t>Sale Shares</w:t>
      </w:r>
      <w:r w:rsidR="0082463B">
        <w:rPr>
          <w:rFonts w:ascii="Times New Roman" w:hAnsi="Times New Roman" w:cs="Times New Roman"/>
        </w:rPr>
        <w:t>”</w:t>
      </w:r>
      <w:r w:rsidRPr="00555294">
        <w:rPr>
          <w:rFonts w:ascii="Times New Roman" w:hAnsi="Times New Roman" w:cs="Times New Roman"/>
        </w:rPr>
        <w:t>).</w:t>
      </w:r>
    </w:p>
    <w:p w14:paraId="3509A0DB" w14:textId="63054D4C" w:rsidR="00555294" w:rsidRPr="00555294" w:rsidRDefault="00555294" w:rsidP="0049100D">
      <w:pPr>
        <w:pStyle w:val="ListParagraph"/>
        <w:numPr>
          <w:ilvl w:val="0"/>
          <w:numId w:val="20"/>
        </w:numPr>
        <w:ind w:left="851" w:hanging="851"/>
        <w:rPr>
          <w:rFonts w:ascii="Times New Roman" w:hAnsi="Times New Roman" w:cs="Times New Roman"/>
        </w:rPr>
      </w:pPr>
      <w:r w:rsidRPr="00555294">
        <w:rPr>
          <w:rFonts w:ascii="Times New Roman" w:hAnsi="Times New Roman" w:cs="Times New Roman"/>
        </w:rPr>
        <w:t xml:space="preserve">The Seller has agreed to </w:t>
      </w:r>
      <w:proofErr w:type="gramStart"/>
      <w:r w:rsidRPr="00555294">
        <w:rPr>
          <w:rFonts w:ascii="Times New Roman" w:hAnsi="Times New Roman" w:cs="Times New Roman"/>
        </w:rPr>
        <w:t>sell</w:t>
      </w:r>
      <w:proofErr w:type="gramEnd"/>
      <w:r w:rsidRPr="00555294">
        <w:rPr>
          <w:rFonts w:ascii="Times New Roman" w:hAnsi="Times New Roman" w:cs="Times New Roman"/>
        </w:rPr>
        <w:t xml:space="preserve"> and the Buyer has agreed to purchase the Sale Shares on the terms and conditions set out in this Agreement</w:t>
      </w:r>
      <w:bookmarkEnd w:id="4"/>
      <w:r w:rsidRPr="00555294">
        <w:rPr>
          <w:rFonts w:ascii="Times New Roman" w:hAnsi="Times New Roman" w:cs="Times New Roman"/>
        </w:rPr>
        <w:t>.</w:t>
      </w:r>
    </w:p>
    <w:p w14:paraId="4D6CB357" w14:textId="77777777" w:rsidR="00555294" w:rsidRPr="00555294" w:rsidRDefault="00555294" w:rsidP="00555294">
      <w:pPr>
        <w:ind w:firstLine="0"/>
        <w:rPr>
          <w:rFonts w:ascii="Times New Roman" w:hAnsi="Times New Roman" w:cs="Times New Roman"/>
          <w:b/>
          <w:bCs/>
        </w:rPr>
      </w:pPr>
      <w:bookmarkStart w:id="5" w:name="_Hlk192319131"/>
      <w:r w:rsidRPr="00555294">
        <w:rPr>
          <w:rFonts w:ascii="Times New Roman" w:hAnsi="Times New Roman" w:cs="Times New Roman"/>
          <w:b/>
          <w:bCs/>
        </w:rPr>
        <w:t xml:space="preserve">NOW IT IS HEREBY AGREED </w:t>
      </w:r>
      <w:r w:rsidRPr="00555294">
        <w:rPr>
          <w:rFonts w:ascii="Times New Roman" w:hAnsi="Times New Roman" w:cs="Times New Roman"/>
        </w:rPr>
        <w:t>as follows:</w:t>
      </w:r>
    </w:p>
    <w:p w14:paraId="51255665" w14:textId="77777777" w:rsidR="0082463B" w:rsidRDefault="00555294" w:rsidP="0049100D">
      <w:pPr>
        <w:pStyle w:val="ListParagraph"/>
        <w:numPr>
          <w:ilvl w:val="0"/>
          <w:numId w:val="21"/>
        </w:numPr>
        <w:ind w:left="851" w:hanging="851"/>
        <w:rPr>
          <w:rFonts w:ascii="Times New Roman" w:hAnsi="Times New Roman" w:cs="Times New Roman"/>
          <w:b/>
          <w:bCs/>
        </w:rPr>
      </w:pPr>
      <w:r w:rsidRPr="0082463B">
        <w:rPr>
          <w:rFonts w:ascii="Times New Roman" w:hAnsi="Times New Roman" w:cs="Times New Roman"/>
          <w:b/>
          <w:bCs/>
        </w:rPr>
        <w:t>DEFINITIONS AND INTERPRETATION</w:t>
      </w:r>
      <w:bookmarkEnd w:id="5"/>
    </w:p>
    <w:p w14:paraId="6454D676" w14:textId="0FEB4E3E" w:rsidR="00555294" w:rsidRDefault="00555294" w:rsidP="0049100D">
      <w:pPr>
        <w:pStyle w:val="ListParagraph"/>
        <w:numPr>
          <w:ilvl w:val="1"/>
          <w:numId w:val="21"/>
        </w:numPr>
        <w:ind w:left="851" w:hanging="851"/>
        <w:rPr>
          <w:rFonts w:ascii="Times New Roman" w:hAnsi="Times New Roman" w:cs="Times New Roman"/>
        </w:rPr>
      </w:pPr>
      <w:bookmarkStart w:id="6" w:name="_Hlk192319189"/>
      <w:r w:rsidRPr="0082463B">
        <w:rPr>
          <w:rFonts w:ascii="Times New Roman" w:hAnsi="Times New Roman" w:cs="Times New Roman"/>
        </w:rPr>
        <w:t>In this Agreement, unless the context otherwise requires, the following terms shall have the following meanings:</w:t>
      </w:r>
    </w:p>
    <w:bookmarkEnd w:id="6"/>
    <w:p w14:paraId="7957BE6A" w14:textId="77777777" w:rsidR="00603A0A" w:rsidRPr="00603A0A" w:rsidRDefault="00603A0A" w:rsidP="0049100D">
      <w:pPr>
        <w:pStyle w:val="ListParagraph"/>
        <w:ind w:left="851" w:firstLine="0"/>
        <w:rPr>
          <w:rFonts w:ascii="Times New Roman" w:hAnsi="Times New Roman" w:cs="Times New Roman"/>
        </w:rPr>
      </w:pPr>
      <w:r w:rsidRPr="00603A0A">
        <w:rPr>
          <w:rFonts w:ascii="Times New Roman" w:hAnsi="Times New Roman" w:cs="Times New Roman"/>
        </w:rPr>
        <w:t>“</w:t>
      </w:r>
      <w:r w:rsidRPr="00603A0A">
        <w:rPr>
          <w:rFonts w:ascii="Times New Roman" w:hAnsi="Times New Roman" w:cs="Times New Roman"/>
          <w:b/>
          <w:bCs/>
        </w:rPr>
        <w:t>ACRA</w:t>
      </w:r>
      <w:r w:rsidRPr="00603A0A">
        <w:rPr>
          <w:rFonts w:ascii="Times New Roman" w:hAnsi="Times New Roman" w:cs="Times New Roman"/>
        </w:rPr>
        <w:t xml:space="preserve">” means the Accounting and Corporate Regulatory Authority of </w:t>
      </w:r>
      <w:proofErr w:type="gramStart"/>
      <w:r w:rsidRPr="00603A0A">
        <w:rPr>
          <w:rFonts w:ascii="Times New Roman" w:hAnsi="Times New Roman" w:cs="Times New Roman"/>
        </w:rPr>
        <w:t>Singapore;</w:t>
      </w:r>
      <w:proofErr w:type="gramEnd"/>
    </w:p>
    <w:p w14:paraId="66D70D44" w14:textId="77777777" w:rsidR="00603A0A" w:rsidRPr="00603A0A" w:rsidRDefault="00603A0A" w:rsidP="0049100D">
      <w:pPr>
        <w:pStyle w:val="ListParagraph"/>
        <w:ind w:left="851" w:firstLine="0"/>
        <w:rPr>
          <w:rFonts w:ascii="Times New Roman" w:hAnsi="Times New Roman" w:cs="Times New Roman"/>
        </w:rPr>
      </w:pPr>
      <w:r w:rsidRPr="00603A0A">
        <w:rPr>
          <w:rFonts w:ascii="Times New Roman" w:hAnsi="Times New Roman" w:cs="Times New Roman"/>
        </w:rPr>
        <w:t>“</w:t>
      </w:r>
      <w:r w:rsidRPr="00603A0A">
        <w:rPr>
          <w:rFonts w:ascii="Times New Roman" w:hAnsi="Times New Roman" w:cs="Times New Roman"/>
          <w:b/>
          <w:bCs/>
        </w:rPr>
        <w:t>Business Day</w:t>
      </w:r>
      <w:r w:rsidRPr="00603A0A">
        <w:rPr>
          <w:rFonts w:ascii="Times New Roman" w:hAnsi="Times New Roman" w:cs="Times New Roman"/>
        </w:rPr>
        <w:t xml:space="preserve">” </w:t>
      </w:r>
      <w:bookmarkStart w:id="7" w:name="_Hlk192319278"/>
      <w:r w:rsidRPr="00603A0A">
        <w:rPr>
          <w:rFonts w:ascii="Times New Roman" w:hAnsi="Times New Roman" w:cs="Times New Roman"/>
        </w:rPr>
        <w:t xml:space="preserve">means a day (other than a Saturday, Sunday or public holiday) on which commercial banks are open for business in </w:t>
      </w:r>
      <w:proofErr w:type="gramStart"/>
      <w:r w:rsidRPr="00603A0A">
        <w:rPr>
          <w:rFonts w:ascii="Times New Roman" w:hAnsi="Times New Roman" w:cs="Times New Roman"/>
        </w:rPr>
        <w:t>Singapore</w:t>
      </w:r>
      <w:bookmarkEnd w:id="7"/>
      <w:r w:rsidRPr="00603A0A">
        <w:rPr>
          <w:rFonts w:ascii="Times New Roman" w:hAnsi="Times New Roman" w:cs="Times New Roman"/>
        </w:rPr>
        <w:t>;</w:t>
      </w:r>
      <w:proofErr w:type="gramEnd"/>
    </w:p>
    <w:p w14:paraId="6324E928" w14:textId="77777777" w:rsidR="00603A0A" w:rsidRPr="00603A0A" w:rsidRDefault="00603A0A" w:rsidP="0049100D">
      <w:pPr>
        <w:pStyle w:val="ListParagraph"/>
        <w:ind w:left="851" w:firstLine="0"/>
        <w:rPr>
          <w:rFonts w:ascii="Times New Roman" w:hAnsi="Times New Roman" w:cs="Times New Roman"/>
        </w:rPr>
      </w:pPr>
      <w:r w:rsidRPr="00603A0A">
        <w:rPr>
          <w:rFonts w:ascii="Times New Roman" w:hAnsi="Times New Roman" w:cs="Times New Roman"/>
        </w:rPr>
        <w:t>“</w:t>
      </w:r>
      <w:r w:rsidRPr="00603A0A">
        <w:rPr>
          <w:rFonts w:ascii="Times New Roman" w:hAnsi="Times New Roman" w:cs="Times New Roman"/>
          <w:b/>
          <w:bCs/>
        </w:rPr>
        <w:t>Companies Act</w:t>
      </w:r>
      <w:r w:rsidRPr="00603A0A">
        <w:rPr>
          <w:rFonts w:ascii="Times New Roman" w:hAnsi="Times New Roman" w:cs="Times New Roman"/>
        </w:rPr>
        <w:t xml:space="preserve">” </w:t>
      </w:r>
      <w:bookmarkStart w:id="8" w:name="_Hlk192319296"/>
      <w:r w:rsidRPr="00603A0A">
        <w:rPr>
          <w:rFonts w:ascii="Times New Roman" w:hAnsi="Times New Roman" w:cs="Times New Roman"/>
        </w:rPr>
        <w:t xml:space="preserve">means the Companies Act 1967 of Singapore, as amended, supplemented or otherwise modified from time to </w:t>
      </w:r>
      <w:proofErr w:type="gramStart"/>
      <w:r w:rsidRPr="00603A0A">
        <w:rPr>
          <w:rFonts w:ascii="Times New Roman" w:hAnsi="Times New Roman" w:cs="Times New Roman"/>
        </w:rPr>
        <w:t>time</w:t>
      </w:r>
      <w:bookmarkEnd w:id="8"/>
      <w:r w:rsidRPr="00603A0A">
        <w:rPr>
          <w:rFonts w:ascii="Times New Roman" w:hAnsi="Times New Roman" w:cs="Times New Roman"/>
        </w:rPr>
        <w:t>;</w:t>
      </w:r>
      <w:proofErr w:type="gramEnd"/>
    </w:p>
    <w:p w14:paraId="1A117C40" w14:textId="55A8BCAF" w:rsidR="00603A0A" w:rsidRPr="00603A0A" w:rsidRDefault="00603A0A" w:rsidP="0049100D">
      <w:pPr>
        <w:pStyle w:val="ListParagraph"/>
        <w:ind w:left="851" w:firstLine="0"/>
        <w:rPr>
          <w:rFonts w:ascii="Times New Roman" w:hAnsi="Times New Roman" w:cs="Times New Roman"/>
        </w:rPr>
      </w:pPr>
      <w:r w:rsidRPr="00603A0A">
        <w:rPr>
          <w:rFonts w:ascii="Times New Roman" w:hAnsi="Times New Roman" w:cs="Times New Roman"/>
        </w:rPr>
        <w:t>“</w:t>
      </w:r>
      <w:r w:rsidRPr="00603A0A">
        <w:rPr>
          <w:rFonts w:ascii="Times New Roman" w:hAnsi="Times New Roman" w:cs="Times New Roman"/>
          <w:b/>
          <w:bCs/>
        </w:rPr>
        <w:t>Completion</w:t>
      </w:r>
      <w:r w:rsidRPr="00603A0A">
        <w:rPr>
          <w:rFonts w:ascii="Times New Roman" w:hAnsi="Times New Roman" w:cs="Times New Roman"/>
        </w:rPr>
        <w:t xml:space="preserve">” means the completion of the sale and purchase of the Sale Shares in accordance with </w:t>
      </w:r>
      <w:r w:rsidR="00F2057E">
        <w:rPr>
          <w:rFonts w:ascii="Times New Roman" w:hAnsi="Times New Roman" w:cs="Times New Roman"/>
        </w:rPr>
        <w:t>Section</w:t>
      </w:r>
      <w:r w:rsidRPr="00603A0A">
        <w:rPr>
          <w:rFonts w:ascii="Times New Roman" w:hAnsi="Times New Roman" w:cs="Times New Roman"/>
        </w:rPr>
        <w:t xml:space="preserve"> </w:t>
      </w:r>
      <w:r w:rsidR="00D1717F">
        <w:rPr>
          <w:rFonts w:ascii="Times New Roman" w:hAnsi="Times New Roman" w:cs="Times New Roman"/>
        </w:rPr>
        <w:fldChar w:fldCharType="begin"/>
      </w:r>
      <w:r w:rsidR="00D1717F">
        <w:rPr>
          <w:rFonts w:ascii="Times New Roman" w:hAnsi="Times New Roman" w:cs="Times New Roman"/>
        </w:rPr>
        <w:instrText xml:space="preserve"> REF _Ref193180290 \r \h </w:instrText>
      </w:r>
      <w:r w:rsidR="00D1717F">
        <w:rPr>
          <w:rFonts w:ascii="Times New Roman" w:hAnsi="Times New Roman" w:cs="Times New Roman"/>
        </w:rPr>
      </w:r>
      <w:r w:rsidR="00D1717F">
        <w:rPr>
          <w:rFonts w:ascii="Times New Roman" w:hAnsi="Times New Roman" w:cs="Times New Roman"/>
        </w:rPr>
        <w:fldChar w:fldCharType="separate"/>
      </w:r>
      <w:r w:rsidR="00D1717F">
        <w:rPr>
          <w:rFonts w:ascii="Times New Roman" w:hAnsi="Times New Roman" w:cs="Times New Roman"/>
        </w:rPr>
        <w:t>4</w:t>
      </w:r>
      <w:r w:rsidR="00D1717F">
        <w:rPr>
          <w:rFonts w:ascii="Times New Roman" w:hAnsi="Times New Roman" w:cs="Times New Roman"/>
        </w:rPr>
        <w:fldChar w:fldCharType="end"/>
      </w:r>
      <w:r w:rsidRPr="00603A0A">
        <w:rPr>
          <w:rFonts w:ascii="Times New Roman" w:hAnsi="Times New Roman" w:cs="Times New Roman"/>
        </w:rPr>
        <w:t>;</w:t>
      </w:r>
    </w:p>
    <w:p w14:paraId="2BD85920" w14:textId="6EFB2A6A" w:rsidR="00603A0A" w:rsidRPr="00603A0A" w:rsidRDefault="00603A0A" w:rsidP="0049100D">
      <w:pPr>
        <w:pStyle w:val="ListParagraph"/>
        <w:ind w:left="851" w:firstLine="0"/>
        <w:rPr>
          <w:rFonts w:ascii="Times New Roman" w:hAnsi="Times New Roman" w:cs="Times New Roman"/>
        </w:rPr>
      </w:pPr>
      <w:r w:rsidRPr="00603A0A">
        <w:rPr>
          <w:rFonts w:ascii="Times New Roman" w:hAnsi="Times New Roman" w:cs="Times New Roman"/>
        </w:rPr>
        <w:t>“</w:t>
      </w:r>
      <w:r w:rsidRPr="00603A0A">
        <w:rPr>
          <w:rFonts w:ascii="Times New Roman" w:hAnsi="Times New Roman" w:cs="Times New Roman"/>
          <w:b/>
          <w:bCs/>
        </w:rPr>
        <w:t>Completion Date</w:t>
      </w:r>
      <w:r w:rsidRPr="00603A0A">
        <w:rPr>
          <w:rFonts w:ascii="Times New Roman" w:hAnsi="Times New Roman" w:cs="Times New Roman"/>
        </w:rPr>
        <w:t>” means the date on which Completion takes place in accordance with</w:t>
      </w:r>
      <w:r w:rsidR="00B95D24">
        <w:rPr>
          <w:rFonts w:ascii="Times New Roman" w:hAnsi="Times New Roman" w:cs="Times New Roman"/>
        </w:rPr>
        <w:t xml:space="preserve"> Section</w:t>
      </w:r>
      <w:r w:rsidRPr="00603A0A">
        <w:rPr>
          <w:rFonts w:ascii="Times New Roman" w:hAnsi="Times New Roman" w:cs="Times New Roman"/>
        </w:rPr>
        <w:t xml:space="preserve"> </w:t>
      </w:r>
      <w:r w:rsidR="00D1717F">
        <w:rPr>
          <w:rFonts w:ascii="Times New Roman" w:hAnsi="Times New Roman" w:cs="Times New Roman"/>
        </w:rPr>
        <w:fldChar w:fldCharType="begin"/>
      </w:r>
      <w:r w:rsidR="00D1717F">
        <w:rPr>
          <w:rFonts w:ascii="Times New Roman" w:hAnsi="Times New Roman" w:cs="Times New Roman"/>
        </w:rPr>
        <w:instrText xml:space="preserve"> REF _Ref193180290 \r \h </w:instrText>
      </w:r>
      <w:r w:rsidR="00D1717F">
        <w:rPr>
          <w:rFonts w:ascii="Times New Roman" w:hAnsi="Times New Roman" w:cs="Times New Roman"/>
        </w:rPr>
      </w:r>
      <w:r w:rsidR="00D1717F">
        <w:rPr>
          <w:rFonts w:ascii="Times New Roman" w:hAnsi="Times New Roman" w:cs="Times New Roman"/>
        </w:rPr>
        <w:fldChar w:fldCharType="separate"/>
      </w:r>
      <w:r w:rsidR="00D1717F">
        <w:rPr>
          <w:rFonts w:ascii="Times New Roman" w:hAnsi="Times New Roman" w:cs="Times New Roman"/>
        </w:rPr>
        <w:t>4</w:t>
      </w:r>
      <w:r w:rsidR="00D1717F">
        <w:rPr>
          <w:rFonts w:ascii="Times New Roman" w:hAnsi="Times New Roman" w:cs="Times New Roman"/>
        </w:rPr>
        <w:fldChar w:fldCharType="end"/>
      </w:r>
      <w:r w:rsidRPr="00603A0A">
        <w:rPr>
          <w:rFonts w:ascii="Times New Roman" w:hAnsi="Times New Roman" w:cs="Times New Roman"/>
        </w:rPr>
        <w:t>;</w:t>
      </w:r>
    </w:p>
    <w:p w14:paraId="25DFEB1B" w14:textId="77777777" w:rsidR="00603A0A" w:rsidRPr="00603A0A" w:rsidRDefault="00603A0A" w:rsidP="0049100D">
      <w:pPr>
        <w:pStyle w:val="ListParagraph"/>
        <w:ind w:left="851" w:firstLine="0"/>
        <w:rPr>
          <w:rFonts w:ascii="Times New Roman" w:hAnsi="Times New Roman" w:cs="Times New Roman"/>
        </w:rPr>
      </w:pPr>
      <w:r w:rsidRPr="00603A0A">
        <w:rPr>
          <w:rFonts w:ascii="Times New Roman" w:hAnsi="Times New Roman" w:cs="Times New Roman"/>
        </w:rPr>
        <w:lastRenderedPageBreak/>
        <w:t>“</w:t>
      </w:r>
      <w:r w:rsidRPr="00603A0A">
        <w:rPr>
          <w:rFonts w:ascii="Times New Roman" w:hAnsi="Times New Roman" w:cs="Times New Roman"/>
          <w:b/>
          <w:bCs/>
        </w:rPr>
        <w:t>Encumbrance</w:t>
      </w:r>
      <w:r w:rsidRPr="00603A0A">
        <w:rPr>
          <w:rFonts w:ascii="Times New Roman" w:hAnsi="Times New Roman" w:cs="Times New Roman"/>
        </w:rPr>
        <w:t xml:space="preserve">” </w:t>
      </w:r>
      <w:bookmarkStart w:id="9" w:name="_Hlk192319355"/>
      <w:r w:rsidRPr="00603A0A">
        <w:rPr>
          <w:rFonts w:ascii="Times New Roman" w:hAnsi="Times New Roman" w:cs="Times New Roman"/>
        </w:rPr>
        <w:t xml:space="preserve">means any mortgage, charge, pledge, lien, option, restriction, right of first refusal, right of pre-emption, third-party right or interest, assignment, deed of trust, security interest, or any other encumbrance, security agreement or arrangement, or any other type of preferential arrangement having similar </w:t>
      </w:r>
      <w:proofErr w:type="gramStart"/>
      <w:r w:rsidRPr="00603A0A">
        <w:rPr>
          <w:rFonts w:ascii="Times New Roman" w:hAnsi="Times New Roman" w:cs="Times New Roman"/>
        </w:rPr>
        <w:t>effect</w:t>
      </w:r>
      <w:bookmarkEnd w:id="9"/>
      <w:r w:rsidRPr="00603A0A">
        <w:rPr>
          <w:rFonts w:ascii="Times New Roman" w:hAnsi="Times New Roman" w:cs="Times New Roman"/>
        </w:rPr>
        <w:t>;</w:t>
      </w:r>
      <w:proofErr w:type="gramEnd"/>
    </w:p>
    <w:p w14:paraId="3CAC997C" w14:textId="77777777" w:rsidR="00740B5A" w:rsidRDefault="00603A0A" w:rsidP="00740B5A">
      <w:pPr>
        <w:pStyle w:val="ListParagraph"/>
        <w:ind w:left="851" w:firstLine="0"/>
        <w:rPr>
          <w:rFonts w:ascii="Times New Roman" w:hAnsi="Times New Roman" w:cs="Times New Roman"/>
        </w:rPr>
      </w:pPr>
      <w:r w:rsidRPr="00603A0A">
        <w:rPr>
          <w:rFonts w:ascii="Times New Roman" w:hAnsi="Times New Roman" w:cs="Times New Roman"/>
        </w:rPr>
        <w:t>“</w:t>
      </w:r>
      <w:r w:rsidRPr="00603A0A">
        <w:rPr>
          <w:rFonts w:ascii="Times New Roman" w:hAnsi="Times New Roman" w:cs="Times New Roman"/>
          <w:b/>
          <w:bCs/>
        </w:rPr>
        <w:t>Instrument of Transfer</w:t>
      </w:r>
      <w:r w:rsidRPr="00603A0A">
        <w:rPr>
          <w:rFonts w:ascii="Times New Roman" w:hAnsi="Times New Roman" w:cs="Times New Roman"/>
        </w:rPr>
        <w:t xml:space="preserve">” means the share transfer form to be executed by the Seller in respect of the transfer of the Sale Shares to the Buyer in accordance with the Companies </w:t>
      </w:r>
      <w:proofErr w:type="gramStart"/>
      <w:r w:rsidRPr="00603A0A">
        <w:rPr>
          <w:rFonts w:ascii="Times New Roman" w:hAnsi="Times New Roman" w:cs="Times New Roman"/>
        </w:rPr>
        <w:t>Act;</w:t>
      </w:r>
      <w:proofErr w:type="gramEnd"/>
    </w:p>
    <w:p w14:paraId="779BD70E" w14:textId="0F96EB87" w:rsidR="00740B5A" w:rsidRPr="00740B5A" w:rsidRDefault="00740B5A" w:rsidP="00740B5A">
      <w:pPr>
        <w:pStyle w:val="ListParagraph"/>
        <w:ind w:left="851" w:firstLine="0"/>
        <w:rPr>
          <w:rFonts w:ascii="Times New Roman" w:hAnsi="Times New Roman" w:cs="Times New Roman"/>
        </w:rPr>
      </w:pPr>
      <w:r w:rsidRPr="00824ABD">
        <w:rPr>
          <w:rFonts w:ascii="Times New Roman" w:eastAsia="Times New Roman" w:hAnsi="Times New Roman" w:cs="Times New Roman"/>
          <w:kern w:val="0"/>
          <w14:ligatures w14:val="none"/>
        </w:rPr>
        <w:t>“</w:t>
      </w:r>
      <w:r w:rsidRPr="00824ABD">
        <w:rPr>
          <w:rFonts w:ascii="Times New Roman" w:eastAsia="Times New Roman" w:hAnsi="Times New Roman" w:cs="Times New Roman"/>
          <w:b/>
          <w:bCs/>
          <w:kern w:val="0"/>
          <w14:ligatures w14:val="none"/>
        </w:rPr>
        <w:t>Material Adverse Effect</w:t>
      </w:r>
      <w:r w:rsidRPr="00824ABD">
        <w:rPr>
          <w:rFonts w:ascii="Times New Roman" w:eastAsia="Times New Roman" w:hAnsi="Times New Roman" w:cs="Times New Roman"/>
          <w:kern w:val="0"/>
          <w14:ligatures w14:val="none"/>
        </w:rPr>
        <w:t xml:space="preserve">” means any event, change, development, or condition that, individually or in the aggregate, has had, or would reasonably be expected to have, a material adverse effect on the Company’s business, operations, assets, or </w:t>
      </w:r>
      <w:proofErr w:type="gramStart"/>
      <w:r w:rsidRPr="00824ABD">
        <w:rPr>
          <w:rFonts w:ascii="Times New Roman" w:eastAsia="Times New Roman" w:hAnsi="Times New Roman" w:cs="Times New Roman"/>
          <w:kern w:val="0"/>
          <w14:ligatures w14:val="none"/>
        </w:rPr>
        <w:t>liabilities</w:t>
      </w:r>
      <w:r>
        <w:rPr>
          <w:rFonts w:ascii="Times New Roman" w:eastAsia="Times New Roman" w:hAnsi="Times New Roman" w:cs="Times New Roman"/>
          <w:kern w:val="0"/>
          <w14:ligatures w14:val="none"/>
        </w:rPr>
        <w:t>;</w:t>
      </w:r>
      <w:proofErr w:type="gramEnd"/>
    </w:p>
    <w:p w14:paraId="0D893436" w14:textId="46186BD7" w:rsidR="00603A0A" w:rsidRDefault="00603A0A" w:rsidP="00892E6D">
      <w:pPr>
        <w:pStyle w:val="ListParagraph"/>
        <w:ind w:left="851" w:firstLine="0"/>
        <w:rPr>
          <w:rFonts w:ascii="Times New Roman" w:hAnsi="Times New Roman" w:cs="Times New Roman"/>
        </w:rPr>
      </w:pPr>
      <w:r w:rsidRPr="00603A0A">
        <w:rPr>
          <w:rFonts w:ascii="Times New Roman" w:hAnsi="Times New Roman" w:cs="Times New Roman"/>
        </w:rPr>
        <w:t>“</w:t>
      </w:r>
      <w:r w:rsidRPr="00603A0A">
        <w:rPr>
          <w:rFonts w:ascii="Times New Roman" w:hAnsi="Times New Roman" w:cs="Times New Roman"/>
          <w:b/>
          <w:bCs/>
        </w:rPr>
        <w:t>Purchase Price</w:t>
      </w:r>
      <w:r w:rsidRPr="00603A0A">
        <w:rPr>
          <w:rFonts w:ascii="Times New Roman" w:hAnsi="Times New Roman" w:cs="Times New Roman"/>
        </w:rPr>
        <w:t>” means S$</w:t>
      </w:r>
      <w:r w:rsidR="004226BC">
        <w:rPr>
          <w:rFonts w:ascii="Times New Roman" w:hAnsi="Times New Roman" w:cs="Times New Roman"/>
        </w:rPr>
        <w:t>45</w:t>
      </w:r>
      <w:r w:rsidR="0054394E">
        <w:rPr>
          <w:rFonts w:ascii="Times New Roman" w:hAnsi="Times New Roman" w:cs="Times New Roman"/>
        </w:rPr>
        <w:t>0,000</w:t>
      </w:r>
      <w:r w:rsidRPr="00603A0A">
        <w:rPr>
          <w:rFonts w:ascii="Times New Roman" w:hAnsi="Times New Roman" w:cs="Times New Roman"/>
        </w:rPr>
        <w:t xml:space="preserve">, being the total consideration for the Sale </w:t>
      </w:r>
      <w:proofErr w:type="gramStart"/>
      <w:r w:rsidRPr="00603A0A">
        <w:rPr>
          <w:rFonts w:ascii="Times New Roman" w:hAnsi="Times New Roman" w:cs="Times New Roman"/>
        </w:rPr>
        <w:t>Shares;</w:t>
      </w:r>
      <w:proofErr w:type="gramEnd"/>
    </w:p>
    <w:p w14:paraId="0E64D29A" w14:textId="6835B03A" w:rsidR="00DD2B10" w:rsidRPr="00DD2B10" w:rsidRDefault="00DD2B10" w:rsidP="00F51A86">
      <w:pPr>
        <w:ind w:left="851" w:firstLine="0"/>
        <w:rPr>
          <w:rFonts w:ascii="Times New Roman" w:hAnsi="Times New Roman" w:cs="Times New Roman"/>
        </w:rPr>
      </w:pPr>
      <w:r w:rsidRPr="00F51A86">
        <w:rPr>
          <w:rFonts w:ascii="Times New Roman" w:hAnsi="Times New Roman" w:cs="Times New Roman"/>
        </w:rPr>
        <w:t>“</w:t>
      </w:r>
      <w:r w:rsidRPr="00F51A86">
        <w:rPr>
          <w:rFonts w:ascii="Times New Roman" w:hAnsi="Times New Roman" w:cs="Times New Roman"/>
          <w:b/>
          <w:bCs/>
        </w:rPr>
        <w:t>S$</w:t>
      </w:r>
      <w:r w:rsidRPr="00F51A86">
        <w:rPr>
          <w:rFonts w:ascii="Times New Roman" w:hAnsi="Times New Roman" w:cs="Times New Roman"/>
        </w:rPr>
        <w:t xml:space="preserve">” means Singapore dollars, the lawful currency of </w:t>
      </w:r>
      <w:proofErr w:type="gramStart"/>
      <w:r w:rsidRPr="00F51A86">
        <w:rPr>
          <w:rFonts w:ascii="Times New Roman" w:hAnsi="Times New Roman" w:cs="Times New Roman"/>
        </w:rPr>
        <w:t>Singapore</w:t>
      </w:r>
      <w:r w:rsidR="005034A3">
        <w:rPr>
          <w:rFonts w:ascii="Times New Roman" w:hAnsi="Times New Roman" w:cs="Times New Roman"/>
        </w:rPr>
        <w:t>;</w:t>
      </w:r>
      <w:proofErr w:type="gramEnd"/>
      <w:r w:rsidRPr="00F51A86">
        <w:rPr>
          <w:rFonts w:ascii="Times New Roman" w:hAnsi="Times New Roman" w:cs="Times New Roman"/>
        </w:rPr>
        <w:t xml:space="preserve"> </w:t>
      </w:r>
    </w:p>
    <w:p w14:paraId="62226C46" w14:textId="7AC1BE75" w:rsidR="00677045" w:rsidRPr="001976B0" w:rsidRDefault="00677045" w:rsidP="001976B0">
      <w:pPr>
        <w:ind w:left="851" w:firstLine="0"/>
      </w:pPr>
      <w:r>
        <w:rPr>
          <w:rFonts w:ascii="Times New Roman" w:hAnsi="Times New Roman" w:cs="Times New Roman"/>
        </w:rPr>
        <w:t>“</w:t>
      </w:r>
      <w:r w:rsidRPr="00E8786B">
        <w:rPr>
          <w:rFonts w:ascii="Times New Roman" w:hAnsi="Times New Roman" w:cs="Times New Roman"/>
          <w:b/>
          <w:bCs/>
        </w:rPr>
        <w:t>Shareholders’ Agreement</w:t>
      </w:r>
      <w:r>
        <w:rPr>
          <w:rFonts w:ascii="Times New Roman" w:hAnsi="Times New Roman" w:cs="Times New Roman"/>
        </w:rPr>
        <w:t>”</w:t>
      </w:r>
      <w:r w:rsidRPr="00E8786B">
        <w:rPr>
          <w:rFonts w:ascii="Times New Roman" w:hAnsi="Times New Roman" w:cs="Times New Roman"/>
        </w:rPr>
        <w:t xml:space="preserve"> means the shareholders’ agreement dated </w:t>
      </w:r>
      <w:r w:rsidR="0054394E">
        <w:rPr>
          <w:rFonts w:ascii="Times New Roman" w:hAnsi="Times New Roman" w:cs="Times New Roman"/>
        </w:rPr>
        <w:t>November 11</w:t>
      </w:r>
      <w:r>
        <w:rPr>
          <w:rFonts w:ascii="Times New Roman" w:hAnsi="Times New Roman" w:cs="Times New Roman"/>
        </w:rPr>
        <w:t xml:space="preserve">, </w:t>
      </w:r>
      <w:proofErr w:type="gramStart"/>
      <w:r>
        <w:rPr>
          <w:rFonts w:ascii="Times New Roman" w:hAnsi="Times New Roman" w:cs="Times New Roman"/>
        </w:rPr>
        <w:t>20</w:t>
      </w:r>
      <w:r w:rsidR="0054394E">
        <w:rPr>
          <w:rFonts w:ascii="Times New Roman" w:hAnsi="Times New Roman" w:cs="Times New Roman"/>
        </w:rPr>
        <w:t>26</w:t>
      </w:r>
      <w:proofErr w:type="gramEnd"/>
      <w:r w:rsidRPr="00E8786B">
        <w:rPr>
          <w:rFonts w:ascii="Times New Roman" w:hAnsi="Times New Roman" w:cs="Times New Roman"/>
        </w:rPr>
        <w:t xml:space="preserve"> entered into between the Company and its existing shareholders, as may be amended from time to time</w:t>
      </w:r>
      <w:r w:rsidR="005034A3">
        <w:rPr>
          <w:rFonts w:ascii="Times New Roman" w:hAnsi="Times New Roman" w:cs="Times New Roman"/>
        </w:rPr>
        <w:t>;</w:t>
      </w:r>
    </w:p>
    <w:p w14:paraId="63A4A580" w14:textId="3CF4A374" w:rsidR="00603A0A" w:rsidRPr="00603A0A" w:rsidRDefault="00603A0A" w:rsidP="0049100D">
      <w:pPr>
        <w:pStyle w:val="ListParagraph"/>
        <w:ind w:left="851" w:firstLine="0"/>
        <w:rPr>
          <w:rFonts w:ascii="Times New Roman" w:hAnsi="Times New Roman" w:cs="Times New Roman"/>
        </w:rPr>
      </w:pPr>
      <w:r w:rsidRPr="00603A0A">
        <w:rPr>
          <w:rFonts w:ascii="Times New Roman" w:hAnsi="Times New Roman" w:cs="Times New Roman"/>
        </w:rPr>
        <w:t>“</w:t>
      </w:r>
      <w:r w:rsidRPr="00603A0A">
        <w:rPr>
          <w:rFonts w:ascii="Times New Roman" w:hAnsi="Times New Roman" w:cs="Times New Roman"/>
          <w:b/>
          <w:bCs/>
        </w:rPr>
        <w:t>Stamp Duties Act</w:t>
      </w:r>
      <w:r w:rsidRPr="00603A0A">
        <w:rPr>
          <w:rFonts w:ascii="Times New Roman" w:hAnsi="Times New Roman" w:cs="Times New Roman"/>
        </w:rPr>
        <w:t>” means the Stamp Duties Act 1929 of Singapore, as amended, supplemented or otherwise modified from time to time;</w:t>
      </w:r>
      <w:r w:rsidR="005034A3">
        <w:rPr>
          <w:rFonts w:ascii="Times New Roman" w:hAnsi="Times New Roman" w:cs="Times New Roman"/>
        </w:rPr>
        <w:t xml:space="preserve"> and</w:t>
      </w:r>
    </w:p>
    <w:p w14:paraId="4ADD964F" w14:textId="3451BFB3" w:rsidR="00603A0A" w:rsidRPr="00603A0A" w:rsidRDefault="00603A0A" w:rsidP="0049100D">
      <w:pPr>
        <w:pStyle w:val="ListParagraph"/>
        <w:ind w:left="851" w:firstLine="0"/>
      </w:pPr>
      <w:r w:rsidRPr="00603A0A">
        <w:rPr>
          <w:rFonts w:ascii="Times New Roman" w:hAnsi="Times New Roman" w:cs="Times New Roman"/>
        </w:rPr>
        <w:t>“</w:t>
      </w:r>
      <w:r w:rsidRPr="00603A0A">
        <w:rPr>
          <w:rFonts w:ascii="Times New Roman" w:hAnsi="Times New Roman" w:cs="Times New Roman"/>
          <w:b/>
          <w:bCs/>
        </w:rPr>
        <w:t>Stamp Duty</w:t>
      </w:r>
      <w:r w:rsidRPr="00603A0A">
        <w:rPr>
          <w:rFonts w:ascii="Times New Roman" w:hAnsi="Times New Roman" w:cs="Times New Roman"/>
        </w:rPr>
        <w:t>” means the stamp duty payable in respect of the transfer of the Sale Shares under the Stamp Duties Act.</w:t>
      </w:r>
    </w:p>
    <w:p w14:paraId="50C00CE0" w14:textId="77777777" w:rsidR="003F0C08" w:rsidRDefault="00603A0A" w:rsidP="003F0C08">
      <w:pPr>
        <w:pStyle w:val="ListParagraph"/>
        <w:numPr>
          <w:ilvl w:val="1"/>
          <w:numId w:val="21"/>
        </w:numPr>
        <w:ind w:left="851" w:hanging="851"/>
        <w:rPr>
          <w:rFonts w:ascii="Times New Roman" w:hAnsi="Times New Roman" w:cs="Times New Roman"/>
        </w:rPr>
      </w:pPr>
      <w:r w:rsidRPr="00603A0A">
        <w:rPr>
          <w:rFonts w:ascii="Times New Roman" w:hAnsi="Times New Roman" w:cs="Times New Roman"/>
        </w:rPr>
        <w:t xml:space="preserve">In this Agreement, unless the context otherwise requires: </w:t>
      </w:r>
    </w:p>
    <w:p w14:paraId="0EF838BB" w14:textId="4BB0D8C5" w:rsidR="003F0C08" w:rsidRDefault="003F0C08" w:rsidP="003F0C08">
      <w:pPr>
        <w:pStyle w:val="ListParagraph"/>
        <w:numPr>
          <w:ilvl w:val="2"/>
          <w:numId w:val="21"/>
        </w:numPr>
        <w:ind w:left="1701" w:hanging="850"/>
        <w:rPr>
          <w:rFonts w:ascii="Times New Roman" w:hAnsi="Times New Roman" w:cs="Times New Roman"/>
        </w:rPr>
      </w:pPr>
      <w:r w:rsidRPr="003F0C08">
        <w:rPr>
          <w:rFonts w:ascii="Times New Roman" w:hAnsi="Times New Roman" w:cs="Times New Roman"/>
        </w:rPr>
        <w:t xml:space="preserve">references to documents or agreements shall include references to amendments and supplements to such documents or </w:t>
      </w:r>
      <w:proofErr w:type="gramStart"/>
      <w:r w:rsidRPr="003F0C08">
        <w:rPr>
          <w:rFonts w:ascii="Times New Roman" w:hAnsi="Times New Roman" w:cs="Times New Roman"/>
        </w:rPr>
        <w:t>agreements</w:t>
      </w:r>
      <w:r w:rsidR="00603A0A" w:rsidRPr="00603A0A">
        <w:rPr>
          <w:rFonts w:ascii="Times New Roman" w:hAnsi="Times New Roman" w:cs="Times New Roman"/>
        </w:rPr>
        <w:t>;</w:t>
      </w:r>
      <w:proofErr w:type="gramEnd"/>
      <w:r w:rsidR="00603A0A" w:rsidRPr="00603A0A">
        <w:rPr>
          <w:rFonts w:ascii="Times New Roman" w:hAnsi="Times New Roman" w:cs="Times New Roman"/>
        </w:rPr>
        <w:t xml:space="preserve"> </w:t>
      </w:r>
    </w:p>
    <w:p w14:paraId="1E32374B" w14:textId="36477B8C" w:rsidR="003F0C08" w:rsidRDefault="00603A0A" w:rsidP="003F0C08">
      <w:pPr>
        <w:pStyle w:val="ListParagraph"/>
        <w:numPr>
          <w:ilvl w:val="2"/>
          <w:numId w:val="21"/>
        </w:numPr>
        <w:ind w:left="1701" w:hanging="850"/>
        <w:rPr>
          <w:rFonts w:ascii="Times New Roman" w:hAnsi="Times New Roman" w:cs="Times New Roman"/>
        </w:rPr>
      </w:pPr>
      <w:r w:rsidRPr="00603A0A">
        <w:rPr>
          <w:rFonts w:ascii="Times New Roman" w:hAnsi="Times New Roman" w:cs="Times New Roman"/>
        </w:rPr>
        <w:t xml:space="preserve">references to a person include an individual, company, </w:t>
      </w:r>
      <w:r w:rsidR="003F0C08">
        <w:rPr>
          <w:rFonts w:ascii="Times New Roman" w:hAnsi="Times New Roman" w:cs="Times New Roman"/>
        </w:rPr>
        <w:t xml:space="preserve">corporation, firm, </w:t>
      </w:r>
      <w:r w:rsidRPr="00603A0A">
        <w:rPr>
          <w:rFonts w:ascii="Times New Roman" w:hAnsi="Times New Roman" w:cs="Times New Roman"/>
        </w:rPr>
        <w:t xml:space="preserve">partnership, </w:t>
      </w:r>
      <w:r w:rsidR="003F0C08" w:rsidRPr="003F0C08">
        <w:rPr>
          <w:rFonts w:ascii="Times New Roman" w:hAnsi="Times New Roman" w:cs="Times New Roman"/>
        </w:rPr>
        <w:t>joint venture, association, organization, trust, state or agency of a state (in each case, whether or not having separate legal personality</w:t>
      </w:r>
      <w:proofErr w:type="gramStart"/>
      <w:r w:rsidR="003F0C08" w:rsidRPr="003F0C08">
        <w:rPr>
          <w:rFonts w:ascii="Times New Roman" w:hAnsi="Times New Roman" w:cs="Times New Roman"/>
        </w:rPr>
        <w:t>)</w:t>
      </w:r>
      <w:r w:rsidRPr="00603A0A">
        <w:rPr>
          <w:rFonts w:ascii="Times New Roman" w:hAnsi="Times New Roman" w:cs="Times New Roman"/>
        </w:rPr>
        <w:t>;</w:t>
      </w:r>
      <w:proofErr w:type="gramEnd"/>
      <w:r w:rsidRPr="00603A0A">
        <w:rPr>
          <w:rFonts w:ascii="Times New Roman" w:hAnsi="Times New Roman" w:cs="Times New Roman"/>
        </w:rPr>
        <w:t xml:space="preserve"> </w:t>
      </w:r>
    </w:p>
    <w:p w14:paraId="6EFEE829" w14:textId="77777777" w:rsidR="003F0C08" w:rsidRDefault="00603A0A" w:rsidP="003F0C08">
      <w:pPr>
        <w:pStyle w:val="ListParagraph"/>
        <w:numPr>
          <w:ilvl w:val="2"/>
          <w:numId w:val="21"/>
        </w:numPr>
        <w:ind w:left="1701" w:hanging="850"/>
        <w:rPr>
          <w:rFonts w:ascii="Times New Roman" w:hAnsi="Times New Roman" w:cs="Times New Roman"/>
        </w:rPr>
      </w:pPr>
      <w:r w:rsidRPr="00603A0A">
        <w:rPr>
          <w:rFonts w:ascii="Times New Roman" w:hAnsi="Times New Roman" w:cs="Times New Roman"/>
        </w:rPr>
        <w:t xml:space="preserve">references to any statute or statutory provision include a reference to that statute or statutory provision as amended, consolidated or replaced from time to </w:t>
      </w:r>
      <w:proofErr w:type="gramStart"/>
      <w:r w:rsidRPr="00603A0A">
        <w:rPr>
          <w:rFonts w:ascii="Times New Roman" w:hAnsi="Times New Roman" w:cs="Times New Roman"/>
        </w:rPr>
        <w:t>time;</w:t>
      </w:r>
      <w:proofErr w:type="gramEnd"/>
      <w:r w:rsidRPr="00603A0A">
        <w:rPr>
          <w:rFonts w:ascii="Times New Roman" w:hAnsi="Times New Roman" w:cs="Times New Roman"/>
        </w:rPr>
        <w:t xml:space="preserve"> </w:t>
      </w:r>
    </w:p>
    <w:p w14:paraId="79F63A03" w14:textId="5AFB1FC6" w:rsidR="00C805A6" w:rsidRDefault="00603A0A" w:rsidP="003F0C08">
      <w:pPr>
        <w:pStyle w:val="ListParagraph"/>
        <w:numPr>
          <w:ilvl w:val="2"/>
          <w:numId w:val="21"/>
        </w:numPr>
        <w:ind w:left="1701" w:hanging="850"/>
        <w:rPr>
          <w:rFonts w:ascii="Times New Roman" w:hAnsi="Times New Roman" w:cs="Times New Roman"/>
        </w:rPr>
      </w:pPr>
      <w:r w:rsidRPr="00603A0A">
        <w:rPr>
          <w:rFonts w:ascii="Times New Roman" w:hAnsi="Times New Roman" w:cs="Times New Roman"/>
        </w:rPr>
        <w:t>words importing the singular include the plural and vice versa, and words importing a gender include every gender.</w:t>
      </w:r>
    </w:p>
    <w:p w14:paraId="78FB8827" w14:textId="77777777" w:rsidR="003C4380" w:rsidRPr="003C4380" w:rsidRDefault="00367613" w:rsidP="0049100D">
      <w:pPr>
        <w:pStyle w:val="ListParagraph"/>
        <w:numPr>
          <w:ilvl w:val="0"/>
          <w:numId w:val="21"/>
        </w:numPr>
        <w:ind w:left="851" w:hanging="851"/>
        <w:rPr>
          <w:rFonts w:ascii="Times New Roman" w:hAnsi="Times New Roman" w:cs="Times New Roman"/>
        </w:rPr>
      </w:pPr>
      <w:r w:rsidRPr="00C805A6">
        <w:rPr>
          <w:rFonts w:ascii="Times New Roman" w:hAnsi="Times New Roman" w:cs="Times New Roman"/>
          <w:b/>
          <w:bCs/>
        </w:rPr>
        <w:t>SALE AND PURCHASE OF SHARES</w:t>
      </w:r>
    </w:p>
    <w:p w14:paraId="188C2883" w14:textId="267B2737" w:rsidR="008F0038" w:rsidRPr="008F0038" w:rsidRDefault="003C4380" w:rsidP="0049100D">
      <w:pPr>
        <w:pStyle w:val="ListParagraph"/>
        <w:numPr>
          <w:ilvl w:val="1"/>
          <w:numId w:val="21"/>
        </w:numPr>
        <w:ind w:left="851" w:hanging="851"/>
        <w:rPr>
          <w:rFonts w:ascii="Times New Roman" w:hAnsi="Times New Roman" w:cs="Times New Roman"/>
        </w:rPr>
      </w:pPr>
      <w:r w:rsidRPr="008F0038">
        <w:rPr>
          <w:rFonts w:ascii="Times New Roman" w:hAnsi="Times New Roman" w:cs="Times New Roman"/>
        </w:rPr>
        <w:t>The Seller shall sell, and the Buyer shall purchase, the Sale Shares free from all Encumbrances together with all rights attaching to them at the date of this Agreement</w:t>
      </w:r>
      <w:r w:rsidR="00367613" w:rsidRPr="003C4380">
        <w:rPr>
          <w:rFonts w:ascii="Times New Roman" w:hAnsi="Times New Roman" w:cs="Times New Roman"/>
        </w:rPr>
        <w:t>.</w:t>
      </w:r>
    </w:p>
    <w:p w14:paraId="15F3F916" w14:textId="3F3416FC" w:rsidR="008F0038" w:rsidRPr="00F374F4" w:rsidRDefault="008F0038" w:rsidP="00F374F4">
      <w:pPr>
        <w:pStyle w:val="ListParagraph"/>
        <w:numPr>
          <w:ilvl w:val="1"/>
          <w:numId w:val="21"/>
        </w:numPr>
        <w:ind w:left="851" w:hanging="851"/>
        <w:rPr>
          <w:rFonts w:ascii="Times New Roman" w:hAnsi="Times New Roman" w:cs="Times New Roman"/>
        </w:rPr>
      </w:pPr>
      <w:r w:rsidRPr="00F374F4">
        <w:rPr>
          <w:rFonts w:ascii="Times New Roman" w:hAnsi="Times New Roman" w:cs="Times New Roman"/>
        </w:rPr>
        <w:lastRenderedPageBreak/>
        <w:t xml:space="preserve">The Buyer shall pay the Purchase Price to the Seller </w:t>
      </w:r>
      <w:r w:rsidR="0063389C" w:rsidRPr="00F374F4">
        <w:rPr>
          <w:rFonts w:ascii="Times New Roman" w:hAnsi="Times New Roman" w:cs="Times New Roman" w:hint="eastAsia"/>
        </w:rPr>
        <w:t>upon</w:t>
      </w:r>
      <w:r w:rsidR="0063389C" w:rsidRPr="00F374F4">
        <w:rPr>
          <w:rFonts w:ascii="Times New Roman" w:hAnsi="Times New Roman" w:cs="Times New Roman"/>
        </w:rPr>
        <w:t xml:space="preserve"> the </w:t>
      </w:r>
      <w:r w:rsidRPr="00F374F4">
        <w:rPr>
          <w:rFonts w:ascii="Times New Roman" w:hAnsi="Times New Roman" w:cs="Times New Roman"/>
        </w:rPr>
        <w:t xml:space="preserve">Completion, subject to the satisfaction or waiver of the Conditions Precedent </w:t>
      </w:r>
      <w:r w:rsidRPr="00F374F4">
        <w:rPr>
          <w:rFonts w:ascii="Times New Roman" w:eastAsia="Times New Roman" w:hAnsi="Times New Roman" w:cs="Times New Roman"/>
          <w:kern w:val="0"/>
          <w14:ligatures w14:val="none"/>
        </w:rPr>
        <w:t>pursuant to Section</w:t>
      </w:r>
      <w:r w:rsidR="00D1717F" w:rsidRPr="00F374F4">
        <w:rPr>
          <w:rFonts w:ascii="Times New Roman" w:eastAsia="Times New Roman" w:hAnsi="Times New Roman" w:cs="Times New Roman"/>
          <w:kern w:val="0"/>
          <w14:ligatures w14:val="none"/>
        </w:rPr>
        <w:t xml:space="preserve"> </w:t>
      </w:r>
      <w:r w:rsidR="00D1717F" w:rsidRPr="00F374F4">
        <w:rPr>
          <w:rFonts w:ascii="Times New Roman" w:eastAsia="Times New Roman" w:hAnsi="Times New Roman" w:cs="Times New Roman"/>
          <w:kern w:val="0"/>
          <w14:ligatures w14:val="none"/>
        </w:rPr>
        <w:fldChar w:fldCharType="begin"/>
      </w:r>
      <w:r w:rsidR="00D1717F" w:rsidRPr="00F374F4">
        <w:rPr>
          <w:rFonts w:ascii="Times New Roman" w:eastAsia="Times New Roman" w:hAnsi="Times New Roman" w:cs="Times New Roman"/>
          <w:kern w:val="0"/>
          <w14:ligatures w14:val="none"/>
        </w:rPr>
        <w:instrText xml:space="preserve"> REF _Ref193180325 \r \h </w:instrText>
      </w:r>
      <w:r w:rsidR="00D1717F" w:rsidRPr="00F374F4">
        <w:rPr>
          <w:rFonts w:ascii="Times New Roman" w:eastAsia="Times New Roman" w:hAnsi="Times New Roman" w:cs="Times New Roman"/>
          <w:kern w:val="0"/>
          <w14:ligatures w14:val="none"/>
        </w:rPr>
      </w:r>
      <w:r w:rsidR="00D1717F" w:rsidRPr="00F374F4">
        <w:rPr>
          <w:rFonts w:ascii="Times New Roman" w:eastAsia="Times New Roman" w:hAnsi="Times New Roman" w:cs="Times New Roman"/>
          <w:kern w:val="0"/>
          <w14:ligatures w14:val="none"/>
        </w:rPr>
        <w:fldChar w:fldCharType="separate"/>
      </w:r>
      <w:r w:rsidR="00D1717F" w:rsidRPr="00F374F4">
        <w:rPr>
          <w:rFonts w:ascii="Times New Roman" w:eastAsia="Times New Roman" w:hAnsi="Times New Roman" w:cs="Times New Roman"/>
          <w:kern w:val="0"/>
          <w14:ligatures w14:val="none"/>
        </w:rPr>
        <w:t>6</w:t>
      </w:r>
      <w:r w:rsidR="00D1717F" w:rsidRPr="00F374F4">
        <w:rPr>
          <w:rFonts w:ascii="Times New Roman" w:eastAsia="Times New Roman" w:hAnsi="Times New Roman" w:cs="Times New Roman"/>
          <w:kern w:val="0"/>
          <w14:ligatures w14:val="none"/>
        </w:rPr>
        <w:fldChar w:fldCharType="end"/>
      </w:r>
      <w:r w:rsidRPr="00F374F4">
        <w:rPr>
          <w:rFonts w:ascii="Times New Roman" w:hAnsi="Times New Roman" w:cs="Times New Roman"/>
        </w:rPr>
        <w:t xml:space="preserve">. </w:t>
      </w:r>
    </w:p>
    <w:p w14:paraId="403FC909" w14:textId="7ABB735E" w:rsidR="00395236" w:rsidRPr="00395236" w:rsidRDefault="008F0038" w:rsidP="0049100D">
      <w:pPr>
        <w:pStyle w:val="ListParagraph"/>
        <w:numPr>
          <w:ilvl w:val="1"/>
          <w:numId w:val="21"/>
        </w:numPr>
        <w:ind w:left="851" w:hanging="851"/>
        <w:rPr>
          <w:rFonts w:ascii="Times New Roman" w:hAnsi="Times New Roman" w:cs="Times New Roman"/>
        </w:rPr>
      </w:pPr>
      <w:r w:rsidRPr="00395236">
        <w:rPr>
          <w:rFonts w:ascii="Times New Roman" w:eastAsia="Times New Roman" w:hAnsi="Times New Roman" w:cs="Times New Roman"/>
          <w:kern w:val="0"/>
          <w14:ligatures w14:val="none"/>
        </w:rPr>
        <w:t xml:space="preserve">The Purchase Price shall be paid by </w:t>
      </w:r>
      <w:r w:rsidR="00CB0F6B">
        <w:rPr>
          <w:rFonts w:ascii="Times New Roman" w:eastAsia="Times New Roman" w:hAnsi="Times New Roman" w:cs="Times New Roman"/>
          <w:kern w:val="0"/>
          <w14:ligatures w14:val="none"/>
        </w:rPr>
        <w:t xml:space="preserve">wire transfer </w:t>
      </w:r>
      <w:r w:rsidRPr="00395236">
        <w:rPr>
          <w:rFonts w:ascii="Times New Roman" w:eastAsia="Times New Roman" w:hAnsi="Times New Roman" w:cs="Times New Roman"/>
          <w:kern w:val="0"/>
          <w14:ligatures w14:val="none"/>
        </w:rPr>
        <w:t>to the Seller’s designated bank account, as notified in writing to the Buyer, free from any set-off, deduction, or withholding, except as required by law.</w:t>
      </w:r>
    </w:p>
    <w:p w14:paraId="3774FE89" w14:textId="77777777" w:rsidR="00395236" w:rsidRPr="00395236" w:rsidRDefault="007412A5" w:rsidP="0049100D">
      <w:pPr>
        <w:pStyle w:val="ListParagraph"/>
        <w:numPr>
          <w:ilvl w:val="1"/>
          <w:numId w:val="21"/>
        </w:numPr>
        <w:ind w:left="851" w:hanging="851"/>
        <w:rPr>
          <w:rFonts w:ascii="Times New Roman" w:hAnsi="Times New Roman" w:cs="Times New Roman"/>
        </w:rPr>
      </w:pPr>
      <w:r w:rsidRPr="00395236">
        <w:rPr>
          <w:rFonts w:ascii="Times New Roman" w:eastAsia="Times New Roman" w:hAnsi="Times New Roman" w:cs="Times New Roman"/>
          <w:kern w:val="0"/>
          <w14:ligatures w14:val="none"/>
        </w:rPr>
        <w:t>If any withholding or deduction is required under applicable law, the Buyer shall:</w:t>
      </w:r>
    </w:p>
    <w:p w14:paraId="79F88171" w14:textId="77777777" w:rsidR="00395236" w:rsidRPr="00395236" w:rsidRDefault="00E013CA" w:rsidP="0049100D">
      <w:pPr>
        <w:pStyle w:val="ListParagraph"/>
        <w:numPr>
          <w:ilvl w:val="2"/>
          <w:numId w:val="21"/>
        </w:numPr>
        <w:ind w:left="1701" w:hanging="850"/>
        <w:rPr>
          <w:rFonts w:ascii="Times New Roman" w:hAnsi="Times New Roman" w:cs="Times New Roman"/>
        </w:rPr>
      </w:pPr>
      <w:r w:rsidRPr="00395236">
        <w:rPr>
          <w:rFonts w:ascii="Times New Roman" w:eastAsia="Times New Roman" w:hAnsi="Times New Roman" w:cs="Times New Roman"/>
          <w:kern w:val="0"/>
          <w14:ligatures w14:val="none"/>
        </w:rPr>
        <w:t xml:space="preserve">notify the Seller of such requirement and provide reasonable supporting </w:t>
      </w:r>
      <w:proofErr w:type="gramStart"/>
      <w:r w:rsidRPr="00395236">
        <w:rPr>
          <w:rFonts w:ascii="Times New Roman" w:eastAsia="Times New Roman" w:hAnsi="Times New Roman" w:cs="Times New Roman"/>
          <w:kern w:val="0"/>
          <w14:ligatures w14:val="none"/>
        </w:rPr>
        <w:t>documents;</w:t>
      </w:r>
      <w:proofErr w:type="gramEnd"/>
    </w:p>
    <w:p w14:paraId="18A9F36C" w14:textId="77777777" w:rsidR="00395236" w:rsidRPr="00395236" w:rsidRDefault="00E013CA" w:rsidP="0049100D">
      <w:pPr>
        <w:pStyle w:val="ListParagraph"/>
        <w:numPr>
          <w:ilvl w:val="2"/>
          <w:numId w:val="21"/>
        </w:numPr>
        <w:ind w:left="1701" w:hanging="850"/>
        <w:rPr>
          <w:rFonts w:ascii="Times New Roman" w:hAnsi="Times New Roman" w:cs="Times New Roman"/>
        </w:rPr>
      </w:pPr>
      <w:r w:rsidRPr="00395236">
        <w:rPr>
          <w:rFonts w:ascii="Times New Roman" w:eastAsia="Times New Roman" w:hAnsi="Times New Roman" w:cs="Times New Roman"/>
          <w:kern w:val="0"/>
          <w14:ligatures w14:val="none"/>
        </w:rPr>
        <w:t>deduct and withhold the required amount from the Purchase Price; and</w:t>
      </w:r>
    </w:p>
    <w:p w14:paraId="06B09E2A" w14:textId="77777777" w:rsidR="00395236" w:rsidRPr="00395236" w:rsidRDefault="00E013CA" w:rsidP="0049100D">
      <w:pPr>
        <w:pStyle w:val="ListParagraph"/>
        <w:numPr>
          <w:ilvl w:val="2"/>
          <w:numId w:val="21"/>
        </w:numPr>
        <w:ind w:left="1701" w:hanging="850"/>
        <w:rPr>
          <w:rFonts w:ascii="Times New Roman" w:hAnsi="Times New Roman" w:cs="Times New Roman"/>
        </w:rPr>
      </w:pPr>
      <w:r w:rsidRPr="00395236">
        <w:rPr>
          <w:rFonts w:ascii="Times New Roman" w:eastAsia="Times New Roman" w:hAnsi="Times New Roman" w:cs="Times New Roman"/>
          <w:kern w:val="0"/>
          <w14:ligatures w14:val="none"/>
        </w:rPr>
        <w:t>pay the deducted amount to the relevant tax authority and provide proof of such payment to the Seller.</w:t>
      </w:r>
    </w:p>
    <w:p w14:paraId="4F04A161" w14:textId="7E2F33CA" w:rsidR="006A24AF" w:rsidRPr="006A24AF" w:rsidRDefault="00395236" w:rsidP="0049100D">
      <w:pPr>
        <w:pStyle w:val="ListParagraph"/>
        <w:numPr>
          <w:ilvl w:val="0"/>
          <w:numId w:val="21"/>
        </w:numPr>
        <w:ind w:left="851" w:hanging="851"/>
        <w:rPr>
          <w:rFonts w:ascii="Times New Roman" w:hAnsi="Times New Roman" w:cs="Times New Roman"/>
        </w:rPr>
      </w:pPr>
      <w:r w:rsidRPr="006A24AF">
        <w:rPr>
          <w:rFonts w:ascii="Times New Roman" w:eastAsia="Times New Roman" w:hAnsi="Times New Roman" w:cs="Times New Roman"/>
          <w:b/>
          <w:bCs/>
          <w:kern w:val="0"/>
          <w14:ligatures w14:val="none"/>
        </w:rPr>
        <w:t>PRE-COMPLETION OBLIGATIONS</w:t>
      </w:r>
    </w:p>
    <w:p w14:paraId="634B5ECC" w14:textId="5CA78111" w:rsidR="00395236" w:rsidRPr="006A24AF" w:rsidRDefault="00397434" w:rsidP="0049100D">
      <w:pPr>
        <w:pStyle w:val="ListParagraph"/>
        <w:numPr>
          <w:ilvl w:val="1"/>
          <w:numId w:val="21"/>
        </w:numPr>
        <w:ind w:left="851" w:hanging="851"/>
        <w:rPr>
          <w:rFonts w:ascii="Times New Roman" w:hAnsi="Times New Roman" w:cs="Times New Roman"/>
        </w:rPr>
      </w:pPr>
      <w:bookmarkStart w:id="10" w:name="_Hlk194921498"/>
      <w:r>
        <w:rPr>
          <w:rFonts w:ascii="Times New Roman" w:eastAsia="Times New Roman" w:hAnsi="Times New Roman" w:cs="Times New Roman"/>
          <w:kern w:val="0"/>
          <w14:ligatures w14:val="none"/>
        </w:rPr>
        <w:t>On the date of this Agreement</w:t>
      </w:r>
      <w:r w:rsidR="00395236" w:rsidRPr="006A24AF">
        <w:rPr>
          <w:rFonts w:ascii="Times New Roman" w:eastAsia="Times New Roman" w:hAnsi="Times New Roman" w:cs="Times New Roman"/>
          <w:kern w:val="0"/>
          <w14:ligatures w14:val="none"/>
        </w:rPr>
        <w:t xml:space="preserve">, the Seller shall: (a) execute the Instrument of Transfer in respect of the Sale Shares in </w:t>
      </w:r>
      <w:proofErr w:type="spellStart"/>
      <w:r w:rsidR="00395236" w:rsidRPr="006A24AF">
        <w:rPr>
          <w:rFonts w:ascii="Times New Roman" w:eastAsia="Times New Roman" w:hAnsi="Times New Roman" w:cs="Times New Roman"/>
          <w:kern w:val="0"/>
          <w14:ligatures w14:val="none"/>
        </w:rPr>
        <w:t>favor</w:t>
      </w:r>
      <w:proofErr w:type="spellEnd"/>
      <w:r w:rsidR="00395236" w:rsidRPr="006A24AF">
        <w:rPr>
          <w:rFonts w:ascii="Times New Roman" w:eastAsia="Times New Roman" w:hAnsi="Times New Roman" w:cs="Times New Roman"/>
          <w:kern w:val="0"/>
          <w14:ligatures w14:val="none"/>
        </w:rPr>
        <w:t xml:space="preserve"> of the Buyer; </w:t>
      </w:r>
      <w:r w:rsidR="006A24AF" w:rsidRPr="006A24AF">
        <w:rPr>
          <w:rFonts w:ascii="Times New Roman" w:eastAsia="Times New Roman" w:hAnsi="Times New Roman" w:cs="Times New Roman"/>
          <w:kern w:val="0"/>
          <w14:ligatures w14:val="none"/>
        </w:rPr>
        <w:t xml:space="preserve">and </w:t>
      </w:r>
      <w:r w:rsidR="00395236" w:rsidRPr="006A24AF">
        <w:rPr>
          <w:rFonts w:ascii="Times New Roman" w:eastAsia="Times New Roman" w:hAnsi="Times New Roman" w:cs="Times New Roman"/>
          <w:kern w:val="0"/>
          <w14:ligatures w14:val="none"/>
        </w:rPr>
        <w:t xml:space="preserve">(b) </w:t>
      </w:r>
      <w:r w:rsidR="008D31EA" w:rsidRPr="006A24AF">
        <w:rPr>
          <w:rFonts w:ascii="Times New Roman" w:eastAsia="Times New Roman" w:hAnsi="Times New Roman" w:cs="Times New Roman"/>
          <w:kern w:val="0"/>
          <w14:ligatures w14:val="none"/>
        </w:rPr>
        <w:t>promptly deliver the executed Instrument of Transfer to the Buyer</w:t>
      </w:r>
      <w:r w:rsidR="006A24AF" w:rsidRPr="006A24AF">
        <w:rPr>
          <w:rFonts w:ascii="Times New Roman" w:eastAsia="Times New Roman" w:hAnsi="Times New Roman" w:cs="Times New Roman"/>
          <w:kern w:val="0"/>
          <w14:ligatures w14:val="none"/>
        </w:rPr>
        <w:t>.</w:t>
      </w:r>
      <w:bookmarkEnd w:id="10"/>
    </w:p>
    <w:p w14:paraId="115501A4" w14:textId="76EA12A7" w:rsidR="00395236" w:rsidRPr="00395236" w:rsidRDefault="00D76EE1" w:rsidP="0049100D">
      <w:pPr>
        <w:pStyle w:val="ListParagraph"/>
        <w:numPr>
          <w:ilvl w:val="1"/>
          <w:numId w:val="21"/>
        </w:numPr>
        <w:ind w:left="851" w:hanging="851"/>
        <w:rPr>
          <w:rFonts w:ascii="Times New Roman" w:hAnsi="Times New Roman" w:cs="Times New Roman"/>
        </w:rPr>
      </w:pPr>
      <w:bookmarkStart w:id="11" w:name="_Hlk194933017"/>
      <w:r>
        <w:rPr>
          <w:rFonts w:ascii="Times New Roman" w:eastAsia="Times New Roman" w:hAnsi="Times New Roman" w:cs="Times New Roman"/>
          <w:kern w:val="0"/>
          <w14:ligatures w14:val="none"/>
        </w:rPr>
        <w:t>Upon receipt of the executed Instrument of Transfer, t</w:t>
      </w:r>
      <w:r w:rsidR="00395236" w:rsidRPr="00395236">
        <w:rPr>
          <w:rFonts w:ascii="Times New Roman" w:eastAsia="Times New Roman" w:hAnsi="Times New Roman" w:cs="Times New Roman"/>
          <w:kern w:val="0"/>
          <w14:ligatures w14:val="none"/>
        </w:rPr>
        <w:t>he Buyer shall: (a) pay the applicable Stamp Duty in respect of the Instrument of Transfer as required under the Stamp Duties Act; and (b) return the duly stamped Instrument of Transfer to the Seller.</w:t>
      </w:r>
      <w:bookmarkEnd w:id="11"/>
    </w:p>
    <w:p w14:paraId="490AA2AF" w14:textId="24AF17DF" w:rsidR="00395236" w:rsidRPr="00395236" w:rsidRDefault="0023770F" w:rsidP="0049100D">
      <w:pPr>
        <w:pStyle w:val="ListParagraph"/>
        <w:numPr>
          <w:ilvl w:val="1"/>
          <w:numId w:val="21"/>
        </w:numPr>
        <w:ind w:left="851" w:hanging="851"/>
        <w:rPr>
          <w:rFonts w:ascii="Times New Roman" w:hAnsi="Times New Roman" w:cs="Times New Roman"/>
        </w:rPr>
      </w:pPr>
      <w:bookmarkStart w:id="12" w:name="_Hlk194933086"/>
      <w:r>
        <w:rPr>
          <w:rFonts w:ascii="Times New Roman" w:eastAsia="Times New Roman" w:hAnsi="Times New Roman" w:cs="Times New Roman"/>
          <w:kern w:val="0"/>
          <w14:ligatures w14:val="none"/>
        </w:rPr>
        <w:t>Upon receipt of</w:t>
      </w:r>
      <w:r w:rsidR="00395236" w:rsidRPr="00395236">
        <w:rPr>
          <w:rFonts w:ascii="Times New Roman" w:eastAsia="Times New Roman" w:hAnsi="Times New Roman" w:cs="Times New Roman"/>
          <w:kern w:val="0"/>
          <w14:ligatures w14:val="none"/>
        </w:rPr>
        <w:t xml:space="preserve"> the duly </w:t>
      </w:r>
      <w:r w:rsidR="00395236" w:rsidRPr="00973234">
        <w:rPr>
          <w:rFonts w:ascii="Times New Roman" w:eastAsia="Times New Roman" w:hAnsi="Times New Roman" w:cs="Times New Roman"/>
          <w:kern w:val="0"/>
          <w14:ligatures w14:val="none"/>
        </w:rPr>
        <w:t xml:space="preserve">stamped Instrument of Transfer from the Buyer, the Seller shall submit the duly stamped Instrument of Transfer together with the original </w:t>
      </w:r>
      <w:r w:rsidR="008E27A6" w:rsidRPr="00973234">
        <w:rPr>
          <w:rFonts w:ascii="Times New Roman" w:eastAsia="Times New Roman" w:hAnsi="Times New Roman" w:cs="Times New Roman"/>
          <w:kern w:val="0"/>
          <w14:ligatures w14:val="none"/>
        </w:rPr>
        <w:t>s</w:t>
      </w:r>
      <w:r w:rsidR="00395236" w:rsidRPr="00973234">
        <w:rPr>
          <w:rFonts w:ascii="Times New Roman" w:eastAsia="Times New Roman" w:hAnsi="Times New Roman" w:cs="Times New Roman"/>
          <w:kern w:val="0"/>
          <w14:ligatures w14:val="none"/>
        </w:rPr>
        <w:t xml:space="preserve">hare </w:t>
      </w:r>
      <w:r w:rsidR="008E27A6" w:rsidRPr="00973234">
        <w:rPr>
          <w:rFonts w:ascii="Times New Roman" w:eastAsia="Times New Roman" w:hAnsi="Times New Roman" w:cs="Times New Roman"/>
          <w:kern w:val="0"/>
          <w14:ligatures w14:val="none"/>
        </w:rPr>
        <w:t>c</w:t>
      </w:r>
      <w:r w:rsidR="00395236" w:rsidRPr="00973234">
        <w:rPr>
          <w:rFonts w:ascii="Times New Roman" w:eastAsia="Times New Roman" w:hAnsi="Times New Roman" w:cs="Times New Roman"/>
          <w:kern w:val="0"/>
          <w14:ligatures w14:val="none"/>
        </w:rPr>
        <w:t xml:space="preserve">ertificates to </w:t>
      </w:r>
      <w:r w:rsidR="00395236" w:rsidRPr="00F51A86">
        <w:rPr>
          <w:rFonts w:ascii="Times New Roman" w:eastAsia="Times New Roman" w:hAnsi="Times New Roman" w:cs="Times New Roman"/>
          <w:kern w:val="0"/>
          <w14:ligatures w14:val="none"/>
        </w:rPr>
        <w:t xml:space="preserve">the </w:t>
      </w:r>
      <w:r w:rsidR="005E71F9" w:rsidRPr="00F51A86">
        <w:rPr>
          <w:rFonts w:ascii="Times New Roman" w:eastAsia="Times New Roman" w:hAnsi="Times New Roman" w:cs="Times New Roman"/>
          <w:kern w:val="0"/>
          <w14:ligatures w14:val="none"/>
        </w:rPr>
        <w:t>board</w:t>
      </w:r>
      <w:r w:rsidR="00376E35">
        <w:rPr>
          <w:rFonts w:ascii="Times New Roman" w:eastAsia="Times New Roman" w:hAnsi="Times New Roman" w:cs="Times New Roman"/>
          <w:kern w:val="0"/>
          <w14:ligatures w14:val="none"/>
        </w:rPr>
        <w:t xml:space="preserve"> of directors</w:t>
      </w:r>
      <w:r w:rsidR="005E71F9" w:rsidRPr="00F51A86">
        <w:rPr>
          <w:rFonts w:ascii="Times New Roman" w:eastAsia="Times New Roman" w:hAnsi="Times New Roman" w:cs="Times New Roman"/>
          <w:kern w:val="0"/>
          <w14:ligatures w14:val="none"/>
        </w:rPr>
        <w:t xml:space="preserve"> of the Company </w:t>
      </w:r>
      <w:r w:rsidR="00395236" w:rsidRPr="00F51A86">
        <w:rPr>
          <w:rFonts w:ascii="Times New Roman" w:eastAsia="Times New Roman" w:hAnsi="Times New Roman" w:cs="Times New Roman"/>
          <w:kern w:val="0"/>
          <w14:ligatures w14:val="none"/>
        </w:rPr>
        <w:t>for approval</w:t>
      </w:r>
      <w:r w:rsidR="00395236" w:rsidRPr="00973234">
        <w:rPr>
          <w:rFonts w:ascii="Times New Roman" w:eastAsia="Times New Roman" w:hAnsi="Times New Roman" w:cs="Times New Roman"/>
          <w:kern w:val="0"/>
          <w14:ligatures w14:val="none"/>
        </w:rPr>
        <w:t xml:space="preserve"> of</w:t>
      </w:r>
      <w:r w:rsidR="00395236" w:rsidRPr="00395236">
        <w:rPr>
          <w:rFonts w:ascii="Times New Roman" w:eastAsia="Times New Roman" w:hAnsi="Times New Roman" w:cs="Times New Roman"/>
          <w:kern w:val="0"/>
          <w14:ligatures w14:val="none"/>
        </w:rPr>
        <w:t xml:space="preserve"> the transfer of the Sale Shares</w:t>
      </w:r>
      <w:bookmarkEnd w:id="12"/>
      <w:r w:rsidR="00395236" w:rsidRPr="00395236">
        <w:rPr>
          <w:rFonts w:ascii="Times New Roman" w:eastAsia="Times New Roman" w:hAnsi="Times New Roman" w:cs="Times New Roman"/>
          <w:kern w:val="0"/>
          <w14:ligatures w14:val="none"/>
        </w:rPr>
        <w:t>.</w:t>
      </w:r>
    </w:p>
    <w:p w14:paraId="06382F13" w14:textId="6C33955C" w:rsidR="00214010" w:rsidRDefault="00395236" w:rsidP="00297485">
      <w:pPr>
        <w:pStyle w:val="ListParagraph"/>
        <w:numPr>
          <w:ilvl w:val="1"/>
          <w:numId w:val="21"/>
        </w:numPr>
        <w:ind w:left="851" w:hanging="851"/>
        <w:rPr>
          <w:rFonts w:ascii="Times New Roman" w:hAnsi="Times New Roman" w:cs="Times New Roman"/>
          <w:kern w:val="0"/>
          <w14:ligatures w14:val="none"/>
        </w:rPr>
      </w:pPr>
      <w:bookmarkStart w:id="13" w:name="_Hlk194933281"/>
      <w:r w:rsidRPr="00395236">
        <w:rPr>
          <w:rFonts w:ascii="Times New Roman" w:eastAsia="Times New Roman" w:hAnsi="Times New Roman" w:cs="Times New Roman"/>
          <w:kern w:val="0"/>
          <w14:ligatures w14:val="none"/>
        </w:rPr>
        <w:t xml:space="preserve">The Seller shall use reasonable endeavors </w:t>
      </w:r>
      <w:r w:rsidRPr="00376E35">
        <w:rPr>
          <w:rFonts w:ascii="Times New Roman" w:eastAsia="Times New Roman" w:hAnsi="Times New Roman" w:cs="Times New Roman"/>
          <w:kern w:val="0"/>
          <w14:ligatures w14:val="none"/>
        </w:rPr>
        <w:t xml:space="preserve">to </w:t>
      </w:r>
      <w:r w:rsidRPr="00F51A86">
        <w:rPr>
          <w:rFonts w:ascii="Times New Roman" w:eastAsia="Times New Roman" w:hAnsi="Times New Roman" w:cs="Times New Roman"/>
          <w:kern w:val="0"/>
          <w14:ligatures w14:val="none"/>
        </w:rPr>
        <w:t xml:space="preserve">procure that the </w:t>
      </w:r>
      <w:r w:rsidR="00973234" w:rsidRPr="00F51A86">
        <w:rPr>
          <w:rFonts w:ascii="Times New Roman" w:eastAsia="Times New Roman" w:hAnsi="Times New Roman" w:cs="Times New Roman"/>
          <w:kern w:val="0"/>
          <w14:ligatures w14:val="none"/>
        </w:rPr>
        <w:t>b</w:t>
      </w:r>
      <w:r w:rsidRPr="00F51A86">
        <w:rPr>
          <w:rFonts w:ascii="Times New Roman" w:eastAsia="Times New Roman" w:hAnsi="Times New Roman" w:cs="Times New Roman"/>
          <w:kern w:val="0"/>
          <w14:ligatures w14:val="none"/>
        </w:rPr>
        <w:t>oard</w:t>
      </w:r>
      <w:r w:rsidRPr="00376E35">
        <w:rPr>
          <w:rFonts w:ascii="Times New Roman" w:eastAsia="Times New Roman" w:hAnsi="Times New Roman" w:cs="Times New Roman"/>
          <w:kern w:val="0"/>
          <w14:ligatures w14:val="none"/>
        </w:rPr>
        <w:t xml:space="preserve"> </w:t>
      </w:r>
      <w:r w:rsidR="00973234" w:rsidRPr="00376E35">
        <w:rPr>
          <w:rFonts w:ascii="Times New Roman" w:eastAsia="Times New Roman" w:hAnsi="Times New Roman" w:cs="Times New Roman"/>
          <w:kern w:val="0"/>
          <w14:ligatures w14:val="none"/>
        </w:rPr>
        <w:t xml:space="preserve">of </w:t>
      </w:r>
      <w:r w:rsidR="00667927">
        <w:rPr>
          <w:rFonts w:ascii="Times New Roman" w:eastAsia="Times New Roman" w:hAnsi="Times New Roman" w:cs="Times New Roman"/>
          <w:kern w:val="0"/>
          <w14:ligatures w14:val="none"/>
        </w:rPr>
        <w:t xml:space="preserve">directors of </w:t>
      </w:r>
      <w:r w:rsidR="00973234" w:rsidRPr="00376E35">
        <w:rPr>
          <w:rFonts w:ascii="Times New Roman" w:eastAsia="Times New Roman" w:hAnsi="Times New Roman" w:cs="Times New Roman"/>
          <w:kern w:val="0"/>
          <w14:ligatures w14:val="none"/>
        </w:rPr>
        <w:t xml:space="preserve">the Company </w:t>
      </w:r>
      <w:r w:rsidRPr="00376E35">
        <w:rPr>
          <w:rFonts w:ascii="Times New Roman" w:eastAsia="Times New Roman" w:hAnsi="Times New Roman" w:cs="Times New Roman"/>
          <w:kern w:val="0"/>
          <w14:ligatures w14:val="none"/>
        </w:rPr>
        <w:t>meets to consider the approval of the transfer of the Sale</w:t>
      </w:r>
      <w:r w:rsidRPr="00395236">
        <w:rPr>
          <w:rFonts w:ascii="Times New Roman" w:eastAsia="Times New Roman" w:hAnsi="Times New Roman" w:cs="Times New Roman"/>
          <w:kern w:val="0"/>
          <w14:ligatures w14:val="none"/>
        </w:rPr>
        <w:t xml:space="preserve"> Shares as soon as</w:t>
      </w:r>
      <w:r w:rsidR="00437756">
        <w:rPr>
          <w:rFonts w:ascii="Times New Roman" w:eastAsia="Times New Roman" w:hAnsi="Times New Roman" w:cs="Times New Roman"/>
          <w:kern w:val="0"/>
          <w:lang w:val="en-US"/>
          <w14:ligatures w14:val="none"/>
        </w:rPr>
        <w:t xml:space="preserve"> </w:t>
      </w:r>
      <w:ins w:id="14" w:author="Author">
        <w:r w:rsidR="00437756" w:rsidRPr="00395236">
          <w:rPr>
            <w:rFonts w:ascii="Times New Roman" w:eastAsia="Times New Roman" w:hAnsi="Times New Roman" w:cs="Times New Roman"/>
            <w:kern w:val="0"/>
            <w14:ligatures w14:val="none"/>
          </w:rPr>
          <w:t>reasonably practicable</w:t>
        </w:r>
      </w:ins>
      <w:del w:id="15" w:author="Author">
        <w:r w:rsidR="00437756" w:rsidDel="00437756">
          <w:rPr>
            <w:rFonts w:ascii="Times New Roman" w:eastAsia="Times New Roman" w:hAnsi="Times New Roman" w:cs="Times New Roman"/>
            <w:kern w:val="0"/>
            <w:lang w:val="en-US"/>
            <w14:ligatures w14:val="none"/>
          </w:rPr>
          <w:delText>possible</w:delText>
        </w:r>
      </w:del>
      <w:r w:rsidR="00437756">
        <w:rPr>
          <w:rFonts w:ascii="Times New Roman" w:eastAsia="Times New Roman" w:hAnsi="Times New Roman" w:cs="Times New Roman"/>
          <w:kern w:val="0"/>
          <w:lang w:val="en-US"/>
          <w14:ligatures w14:val="none"/>
        </w:rPr>
        <w:t xml:space="preserve"> </w:t>
      </w:r>
      <w:r w:rsidRPr="00395236">
        <w:rPr>
          <w:rFonts w:ascii="Times New Roman" w:eastAsia="Times New Roman" w:hAnsi="Times New Roman" w:cs="Times New Roman"/>
          <w:kern w:val="0"/>
          <w14:ligatures w14:val="none"/>
        </w:rPr>
        <w:t xml:space="preserve">after submission of the duly stamped Instrument of Transfer and the original </w:t>
      </w:r>
      <w:r w:rsidR="00892E6D">
        <w:rPr>
          <w:rFonts w:ascii="Times New Roman" w:eastAsia="Times New Roman" w:hAnsi="Times New Roman" w:cs="Times New Roman"/>
          <w:kern w:val="0"/>
          <w14:ligatures w14:val="none"/>
        </w:rPr>
        <w:t>s</w:t>
      </w:r>
      <w:r w:rsidRPr="00395236">
        <w:rPr>
          <w:rFonts w:ascii="Times New Roman" w:eastAsia="Times New Roman" w:hAnsi="Times New Roman" w:cs="Times New Roman"/>
          <w:kern w:val="0"/>
          <w14:ligatures w14:val="none"/>
        </w:rPr>
        <w:t xml:space="preserve">hare </w:t>
      </w:r>
      <w:r w:rsidR="00892E6D">
        <w:rPr>
          <w:rFonts w:ascii="Times New Roman" w:eastAsia="Times New Roman" w:hAnsi="Times New Roman" w:cs="Times New Roman"/>
          <w:kern w:val="0"/>
          <w14:ligatures w14:val="none"/>
        </w:rPr>
        <w:t>c</w:t>
      </w:r>
      <w:r w:rsidRPr="00395236">
        <w:rPr>
          <w:rFonts w:ascii="Times New Roman" w:eastAsia="Times New Roman" w:hAnsi="Times New Roman" w:cs="Times New Roman"/>
          <w:kern w:val="0"/>
          <w14:ligatures w14:val="none"/>
        </w:rPr>
        <w:t>ertificates</w:t>
      </w:r>
      <w:r w:rsidR="00DA1F0F">
        <w:rPr>
          <w:rFonts w:ascii="Times New Roman" w:hAnsi="Times New Roman" w:cs="Times New Roman" w:hint="eastAsia"/>
          <w:kern w:val="0"/>
          <w14:ligatures w14:val="none"/>
        </w:rPr>
        <w:t>.</w:t>
      </w:r>
      <w:bookmarkEnd w:id="13"/>
    </w:p>
    <w:p w14:paraId="5270838C" w14:textId="55F54444" w:rsidR="00824ABD" w:rsidRPr="00435D88" w:rsidRDefault="00214010" w:rsidP="00435D88">
      <w:pPr>
        <w:pStyle w:val="ListParagraph"/>
        <w:numPr>
          <w:ilvl w:val="0"/>
          <w:numId w:val="21"/>
        </w:numPr>
        <w:ind w:left="851" w:hanging="851"/>
        <w:rPr>
          <w:rFonts w:ascii="Times New Roman" w:hAnsi="Times New Roman" w:cs="Times New Roman"/>
          <w:b/>
          <w:bCs/>
          <w:kern w:val="0"/>
          <w14:ligatures w14:val="none"/>
        </w:rPr>
      </w:pPr>
      <w:bookmarkStart w:id="16" w:name="_Ref193180290"/>
      <w:r w:rsidRPr="00214010">
        <w:rPr>
          <w:rFonts w:ascii="Times New Roman" w:hAnsi="Times New Roman" w:cs="Times New Roman" w:hint="eastAsia"/>
          <w:b/>
          <w:bCs/>
          <w:kern w:val="0"/>
          <w14:ligatures w14:val="none"/>
        </w:rPr>
        <w:t>COMPLETIO</w:t>
      </w:r>
      <w:r>
        <w:rPr>
          <w:rFonts w:ascii="Times New Roman" w:hAnsi="Times New Roman" w:cs="Times New Roman" w:hint="eastAsia"/>
          <w:b/>
          <w:bCs/>
          <w:kern w:val="0"/>
          <w14:ligatures w14:val="none"/>
        </w:rPr>
        <w:t>N</w:t>
      </w:r>
      <w:bookmarkStart w:id="17" w:name="_Ref192198748"/>
      <w:bookmarkEnd w:id="16"/>
    </w:p>
    <w:p w14:paraId="7B634463" w14:textId="54BC56FE" w:rsidR="00E422B8" w:rsidRDefault="00E422B8" w:rsidP="00E422B8">
      <w:pPr>
        <w:pStyle w:val="ListParagraph"/>
        <w:numPr>
          <w:ilvl w:val="1"/>
          <w:numId w:val="21"/>
        </w:numPr>
        <w:ind w:left="851" w:hanging="85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w:t>
      </w:r>
      <w:r w:rsidRPr="008F0038">
        <w:rPr>
          <w:rFonts w:ascii="Times New Roman" w:eastAsia="Times New Roman" w:hAnsi="Times New Roman" w:cs="Times New Roman"/>
          <w:kern w:val="0"/>
          <w14:ligatures w14:val="none"/>
        </w:rPr>
        <w:t>ubject to satisfaction or waiver of the Conditions Precedent pursuant to Section</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fldChar w:fldCharType="begin"/>
      </w:r>
      <w:r>
        <w:rPr>
          <w:rFonts w:ascii="Times New Roman" w:eastAsia="Times New Roman" w:hAnsi="Times New Roman" w:cs="Times New Roman"/>
          <w:kern w:val="0"/>
          <w14:ligatures w14:val="none"/>
        </w:rPr>
        <w:instrText xml:space="preserve"> REF _Ref193180325 \r \h </w:instrText>
      </w:r>
      <w:r>
        <w:rPr>
          <w:rFonts w:ascii="Times New Roman" w:eastAsia="Times New Roman" w:hAnsi="Times New Roman" w:cs="Times New Roman"/>
          <w:kern w:val="0"/>
          <w14:ligatures w14:val="none"/>
        </w:rPr>
      </w:r>
      <w:r>
        <w:rPr>
          <w:rFonts w:ascii="Times New Roman" w:eastAsia="Times New Roman" w:hAnsi="Times New Roman" w:cs="Times New Roman"/>
          <w:kern w:val="0"/>
          <w14:ligatures w14:val="none"/>
        </w:rPr>
        <w:fldChar w:fldCharType="separate"/>
      </w:r>
      <w:r>
        <w:rPr>
          <w:rFonts w:ascii="Times New Roman" w:eastAsia="Times New Roman" w:hAnsi="Times New Roman" w:cs="Times New Roman"/>
          <w:kern w:val="0"/>
          <w14:ligatures w14:val="none"/>
        </w:rPr>
        <w:t>6</w:t>
      </w:r>
      <w:r>
        <w:rPr>
          <w:rFonts w:ascii="Times New Roman" w:eastAsia="Times New Roman" w:hAnsi="Times New Roman" w:cs="Times New Roman"/>
          <w:kern w:val="0"/>
          <w14:ligatures w14:val="none"/>
        </w:rPr>
        <w:fldChar w:fldCharType="end"/>
      </w:r>
      <w:r w:rsidRPr="00214010">
        <w:rPr>
          <w:rFonts w:ascii="Times New Roman" w:hAnsi="Times New Roman" w:cs="Times New Roman"/>
          <w:kern w:val="0"/>
          <w14:ligatures w14:val="none"/>
        </w:rPr>
        <w:t xml:space="preserve">, Completion shall take place on </w:t>
      </w:r>
      <w:r w:rsidR="0054394E">
        <w:rPr>
          <w:rFonts w:ascii="Times New Roman" w:hAnsi="Times New Roman" w:cs="Times New Roman"/>
          <w:kern w:val="0"/>
          <w14:ligatures w14:val="none"/>
        </w:rPr>
        <w:t>December 10, 2029</w:t>
      </w:r>
      <w:r w:rsidRPr="00214010">
        <w:rPr>
          <w:rFonts w:ascii="Times New Roman" w:hAnsi="Times New Roman" w:cs="Times New Roman"/>
          <w:kern w:val="0"/>
          <w14:ligatures w14:val="none"/>
        </w:rPr>
        <w:t xml:space="preserve">, or such other date as the Parties may agree in writing (the </w:t>
      </w:r>
      <w:r>
        <w:rPr>
          <w:rFonts w:ascii="Times New Roman" w:hAnsi="Times New Roman" w:cs="Times New Roman"/>
          <w:kern w:val="0"/>
          <w14:ligatures w14:val="none"/>
        </w:rPr>
        <w:t>“</w:t>
      </w:r>
      <w:r w:rsidRPr="00DA1F0F">
        <w:rPr>
          <w:rFonts w:ascii="Times New Roman" w:hAnsi="Times New Roman" w:cs="Times New Roman"/>
          <w:b/>
          <w:bCs/>
          <w:kern w:val="0"/>
          <w14:ligatures w14:val="none"/>
        </w:rPr>
        <w:t>Completion Date</w:t>
      </w:r>
      <w:r>
        <w:rPr>
          <w:rFonts w:ascii="Times New Roman" w:hAnsi="Times New Roman" w:cs="Times New Roman"/>
          <w:kern w:val="0"/>
          <w14:ligatures w14:val="none"/>
        </w:rPr>
        <w:t>”</w:t>
      </w:r>
      <w:r w:rsidRPr="00214010">
        <w:rPr>
          <w:rFonts w:ascii="Times New Roman" w:hAnsi="Times New Roman" w:cs="Times New Roman"/>
          <w:kern w:val="0"/>
          <w14:ligatures w14:val="none"/>
        </w:rPr>
        <w:t>).</w:t>
      </w:r>
    </w:p>
    <w:p w14:paraId="6FA41D63" w14:textId="77777777" w:rsidR="002C59FC" w:rsidRDefault="002C59FC" w:rsidP="00CA0354">
      <w:pPr>
        <w:pStyle w:val="ListParagraph"/>
        <w:numPr>
          <w:ilvl w:val="1"/>
          <w:numId w:val="21"/>
        </w:numPr>
        <w:ind w:left="851" w:hanging="85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Upon the Completion, </w:t>
      </w:r>
    </w:p>
    <w:p w14:paraId="6CCAADFC" w14:textId="6DD04F18" w:rsidR="002C59FC" w:rsidRDefault="002C59FC" w:rsidP="002C59FC">
      <w:pPr>
        <w:pStyle w:val="ListParagraph"/>
        <w:numPr>
          <w:ilvl w:val="0"/>
          <w:numId w:val="23"/>
        </w:numPr>
        <w:ind w:left="1701" w:hanging="850"/>
        <w:rPr>
          <w:rFonts w:ascii="Times New Roman" w:eastAsia="Times New Roman" w:hAnsi="Times New Roman" w:cs="Times New Roman"/>
          <w:kern w:val="0"/>
          <w14:ligatures w14:val="none"/>
        </w:rPr>
      </w:pPr>
      <w:r w:rsidRPr="008F0038">
        <w:rPr>
          <w:rFonts w:ascii="Times New Roman" w:hAnsi="Times New Roman" w:cs="Times New Roman"/>
        </w:rPr>
        <w:t>The Buyer shall pay the Purchase Price to the Seller</w:t>
      </w:r>
      <w:r>
        <w:rPr>
          <w:rFonts w:ascii="Times New Roman" w:hAnsi="Times New Roman" w:cs="Times New Roman"/>
        </w:rPr>
        <w:t xml:space="preserve"> in accordance with Section </w:t>
      </w:r>
      <w:r w:rsidR="00326F5C">
        <w:rPr>
          <w:rFonts w:ascii="Times New Roman" w:hAnsi="Times New Roman" w:cs="Times New Roman"/>
        </w:rPr>
        <w:fldChar w:fldCharType="begin"/>
      </w:r>
      <w:r w:rsidR="00326F5C">
        <w:rPr>
          <w:rFonts w:ascii="Times New Roman" w:hAnsi="Times New Roman" w:cs="Times New Roman"/>
        </w:rPr>
        <w:instrText xml:space="preserve"> REF _Ref193180374 \r \h </w:instrText>
      </w:r>
      <w:r w:rsidR="00326F5C">
        <w:rPr>
          <w:rFonts w:ascii="Times New Roman" w:hAnsi="Times New Roman" w:cs="Times New Roman"/>
        </w:rPr>
      </w:r>
      <w:r w:rsidR="00326F5C">
        <w:rPr>
          <w:rFonts w:ascii="Times New Roman" w:hAnsi="Times New Roman" w:cs="Times New Roman"/>
        </w:rPr>
        <w:fldChar w:fldCharType="separate"/>
      </w:r>
      <w:r w:rsidR="00326F5C">
        <w:rPr>
          <w:rFonts w:ascii="Times New Roman" w:hAnsi="Times New Roman" w:cs="Times New Roman"/>
        </w:rPr>
        <w:t>2.2</w:t>
      </w:r>
      <w:r w:rsidR="00326F5C">
        <w:rPr>
          <w:rFonts w:ascii="Times New Roman" w:hAnsi="Times New Roman" w:cs="Times New Roman"/>
        </w:rPr>
        <w:fldChar w:fldCharType="end"/>
      </w:r>
      <w:r>
        <w:rPr>
          <w:rFonts w:ascii="Times New Roman" w:hAnsi="Times New Roman" w:cs="Times New Roman"/>
        </w:rPr>
        <w:t xml:space="preserve">; and </w:t>
      </w:r>
    </w:p>
    <w:p w14:paraId="3A7B434D" w14:textId="77777777" w:rsidR="00C15360" w:rsidRDefault="00E422B8" w:rsidP="00C15360">
      <w:pPr>
        <w:pStyle w:val="ListParagraph"/>
        <w:numPr>
          <w:ilvl w:val="0"/>
          <w:numId w:val="23"/>
        </w:numPr>
        <w:ind w:left="1701" w:hanging="850"/>
        <w:rPr>
          <w:rFonts w:ascii="Times New Roman" w:eastAsia="Times New Roman" w:hAnsi="Times New Roman" w:cs="Times New Roman"/>
          <w:kern w:val="0"/>
          <w14:ligatures w14:val="none"/>
        </w:rPr>
      </w:pPr>
      <w:bookmarkStart w:id="18" w:name="_Ref204777872"/>
      <w:r w:rsidRPr="00FA014B">
        <w:rPr>
          <w:rFonts w:ascii="Times New Roman" w:eastAsia="Times New Roman" w:hAnsi="Times New Roman" w:cs="Times New Roman"/>
          <w:kern w:val="0"/>
          <w14:ligatures w14:val="none"/>
        </w:rPr>
        <w:t>The Seller shall procure that</w:t>
      </w:r>
      <w:r w:rsidR="00C15360">
        <w:rPr>
          <w:rFonts w:ascii="Times New Roman" w:eastAsia="Times New Roman" w:hAnsi="Times New Roman" w:cs="Times New Roman"/>
          <w:kern w:val="0"/>
          <w14:ligatures w14:val="none"/>
        </w:rPr>
        <w:t xml:space="preserve"> </w:t>
      </w:r>
      <w:r w:rsidRPr="00FA014B">
        <w:rPr>
          <w:rFonts w:ascii="Times New Roman" w:eastAsia="Times New Roman" w:hAnsi="Times New Roman" w:cs="Times New Roman"/>
          <w:kern w:val="0"/>
          <w14:ligatures w14:val="none"/>
        </w:rPr>
        <w:t>the Company shall</w:t>
      </w:r>
      <w:r w:rsidR="00CA0354">
        <w:rPr>
          <w:rFonts w:ascii="Times New Roman" w:eastAsia="Times New Roman" w:hAnsi="Times New Roman" w:cs="Times New Roman"/>
          <w:kern w:val="0"/>
          <w14:ligatures w14:val="none"/>
        </w:rPr>
        <w:t xml:space="preserve"> </w:t>
      </w:r>
      <w:r w:rsidRPr="00F51A86">
        <w:rPr>
          <w:rFonts w:ascii="Times New Roman" w:eastAsia="Times New Roman" w:hAnsi="Times New Roman" w:cs="Times New Roman"/>
          <w:kern w:val="0"/>
          <w14:ligatures w14:val="none"/>
        </w:rPr>
        <w:t xml:space="preserve">lodge with ACRA a notice of transfer of the Sale Shares in accordance with Section 126 of the </w:t>
      </w:r>
      <w:r w:rsidRPr="00F51A86">
        <w:rPr>
          <w:rFonts w:ascii="Times New Roman" w:eastAsia="Times New Roman" w:hAnsi="Times New Roman" w:cs="Times New Roman"/>
          <w:kern w:val="0"/>
          <w14:ligatures w14:val="none"/>
        </w:rPr>
        <w:lastRenderedPageBreak/>
        <w:t>Companies Act, enabling ACRA to update the electronic register of members to reflect the Buyer as the holder of the Sale Shares</w:t>
      </w:r>
      <w:r w:rsidR="00CA0354">
        <w:rPr>
          <w:rFonts w:ascii="Times New Roman" w:eastAsia="Times New Roman" w:hAnsi="Times New Roman" w:cs="Times New Roman"/>
          <w:kern w:val="0"/>
          <w14:ligatures w14:val="none"/>
        </w:rPr>
        <w:t>.</w:t>
      </w:r>
      <w:bookmarkEnd w:id="18"/>
    </w:p>
    <w:p w14:paraId="38A30A0A" w14:textId="3EF8EFC2" w:rsidR="00E422B8" w:rsidRPr="00F51A86" w:rsidRDefault="00E422B8" w:rsidP="00F51A86">
      <w:pPr>
        <w:pStyle w:val="ListParagraph"/>
        <w:ind w:left="1701" w:firstLine="0"/>
        <w:rPr>
          <w:rFonts w:ascii="Times New Roman" w:eastAsia="Times New Roman" w:hAnsi="Times New Roman" w:cs="Times New Roman"/>
          <w:kern w:val="0"/>
          <w14:ligatures w14:val="none"/>
        </w:rPr>
      </w:pPr>
      <w:r w:rsidRPr="00F51A86">
        <w:rPr>
          <w:rFonts w:ascii="Times New Roman" w:hAnsi="Times New Roman" w:cs="Times New Roman"/>
        </w:rPr>
        <w:t xml:space="preserve">The Buyer shall provide such information and assistance as may be reasonably required by the Company or the Seller for the purpose of complying with the obligations set out in </w:t>
      </w:r>
      <w:r w:rsidR="00CA0354" w:rsidRPr="00F51A86">
        <w:rPr>
          <w:rFonts w:ascii="Times New Roman" w:hAnsi="Times New Roman" w:cs="Times New Roman"/>
        </w:rPr>
        <w:t>this Section</w:t>
      </w:r>
      <w:r w:rsidR="00563E2A">
        <w:rPr>
          <w:rFonts w:ascii="Times New Roman" w:hAnsi="Times New Roman" w:cs="Times New Roman"/>
        </w:rPr>
        <w:t xml:space="preserve"> </w:t>
      </w:r>
      <w:r w:rsidR="00EE5CD5">
        <w:rPr>
          <w:rFonts w:ascii="Times New Roman" w:hAnsi="Times New Roman" w:cs="Times New Roman"/>
        </w:rPr>
        <w:fldChar w:fldCharType="begin"/>
      </w:r>
      <w:r w:rsidR="00EE5CD5">
        <w:rPr>
          <w:rFonts w:ascii="Times New Roman" w:hAnsi="Times New Roman" w:cs="Times New Roman"/>
        </w:rPr>
        <w:instrText xml:space="preserve"> REF _Ref204777872 \r \h </w:instrText>
      </w:r>
      <w:r w:rsidR="00EE5CD5">
        <w:rPr>
          <w:rFonts w:ascii="Times New Roman" w:hAnsi="Times New Roman" w:cs="Times New Roman"/>
        </w:rPr>
      </w:r>
      <w:r w:rsidR="00EE5CD5">
        <w:rPr>
          <w:rFonts w:ascii="Times New Roman" w:hAnsi="Times New Roman" w:cs="Times New Roman"/>
        </w:rPr>
        <w:fldChar w:fldCharType="separate"/>
      </w:r>
      <w:r w:rsidR="00EE5CD5">
        <w:rPr>
          <w:rFonts w:ascii="Times New Roman" w:hAnsi="Times New Roman" w:cs="Times New Roman"/>
        </w:rPr>
        <w:t>4.2(ii)</w:t>
      </w:r>
      <w:r w:rsidR="00EE5CD5">
        <w:rPr>
          <w:rFonts w:ascii="Times New Roman" w:hAnsi="Times New Roman" w:cs="Times New Roman"/>
        </w:rPr>
        <w:fldChar w:fldCharType="end"/>
      </w:r>
      <w:r w:rsidRPr="00F51A86">
        <w:rPr>
          <w:rFonts w:ascii="Times New Roman" w:hAnsi="Times New Roman" w:cs="Times New Roman"/>
        </w:rPr>
        <w:t>.</w:t>
      </w:r>
    </w:p>
    <w:p w14:paraId="76A5B9A3" w14:textId="77777777" w:rsidR="00824ABD" w:rsidRPr="00824ABD" w:rsidRDefault="003D696A" w:rsidP="0049100D">
      <w:pPr>
        <w:pStyle w:val="ListParagraph"/>
        <w:numPr>
          <w:ilvl w:val="0"/>
          <w:numId w:val="21"/>
        </w:numPr>
        <w:ind w:left="851" w:hanging="851"/>
        <w:rPr>
          <w:rFonts w:ascii="Times New Roman" w:hAnsi="Times New Roman" w:cs="Times New Roman"/>
          <w:kern w:val="0"/>
          <w14:ligatures w14:val="none"/>
        </w:rPr>
      </w:pPr>
      <w:bookmarkStart w:id="19" w:name="_Ref193180797"/>
      <w:r w:rsidRPr="00824ABD">
        <w:rPr>
          <w:rFonts w:ascii="Times New Roman" w:eastAsia="Times New Roman" w:hAnsi="Times New Roman" w:cs="Times New Roman"/>
          <w:b/>
          <w:bCs/>
          <w:kern w:val="0"/>
          <w14:ligatures w14:val="none"/>
        </w:rPr>
        <w:t>REPRESENTATIONS AND WARRANTIES</w:t>
      </w:r>
      <w:bookmarkEnd w:id="17"/>
      <w:bookmarkEnd w:id="19"/>
    </w:p>
    <w:p w14:paraId="08076061" w14:textId="77777777" w:rsidR="00824ABD" w:rsidRPr="00824ABD" w:rsidRDefault="003D696A" w:rsidP="0049100D">
      <w:pPr>
        <w:pStyle w:val="ListParagraph"/>
        <w:numPr>
          <w:ilvl w:val="1"/>
          <w:numId w:val="21"/>
        </w:numPr>
        <w:ind w:left="851" w:hanging="851"/>
        <w:rPr>
          <w:rFonts w:ascii="Times New Roman" w:hAnsi="Times New Roman" w:cs="Times New Roman"/>
          <w:kern w:val="0"/>
          <w14:ligatures w14:val="none"/>
        </w:rPr>
      </w:pPr>
      <w:bookmarkStart w:id="20" w:name="_Ref204349149"/>
      <w:r w:rsidRPr="00824ABD">
        <w:rPr>
          <w:rFonts w:ascii="Times New Roman" w:eastAsia="Times New Roman" w:hAnsi="Times New Roman" w:cs="Times New Roman"/>
          <w:b/>
          <w:bCs/>
          <w:kern w:val="0"/>
          <w14:ligatures w14:val="none"/>
        </w:rPr>
        <w:t>Seller</w:t>
      </w:r>
      <w:r w:rsidR="00841B21" w:rsidRPr="00824ABD">
        <w:rPr>
          <w:rFonts w:ascii="Times New Roman" w:eastAsia="Times New Roman" w:hAnsi="Times New Roman" w:cs="Times New Roman"/>
          <w:b/>
          <w:bCs/>
          <w:kern w:val="0"/>
          <w14:ligatures w14:val="none"/>
        </w:rPr>
        <w:t>’</w:t>
      </w:r>
      <w:r w:rsidRPr="00824ABD">
        <w:rPr>
          <w:rFonts w:ascii="Times New Roman" w:eastAsia="Times New Roman" w:hAnsi="Times New Roman" w:cs="Times New Roman"/>
          <w:b/>
          <w:bCs/>
          <w:kern w:val="0"/>
          <w14:ligatures w14:val="none"/>
        </w:rPr>
        <w:t>s Representations and Warranties</w:t>
      </w:r>
      <w:r w:rsidR="00A24CE5" w:rsidRPr="00824ABD">
        <w:rPr>
          <w:rFonts w:ascii="Times New Roman" w:hAnsi="Times New Roman" w:cs="Times New Roman" w:hint="eastAsia"/>
          <w:kern w:val="0"/>
          <w14:ligatures w14:val="none"/>
        </w:rPr>
        <w:t>.</w:t>
      </w:r>
      <w:r w:rsidRPr="00824ABD">
        <w:rPr>
          <w:rFonts w:ascii="Times New Roman" w:eastAsia="Times New Roman" w:hAnsi="Times New Roman" w:cs="Times New Roman"/>
          <w:kern w:val="0"/>
          <w14:ligatures w14:val="none"/>
        </w:rPr>
        <w:t xml:space="preserve"> The Seller represents and warrants that:</w:t>
      </w:r>
      <w:bookmarkEnd w:id="20"/>
    </w:p>
    <w:p w14:paraId="1B73957B" w14:textId="77777777" w:rsidR="00824ABD" w:rsidRPr="00824ABD" w:rsidRDefault="00F9634A" w:rsidP="0049100D">
      <w:pPr>
        <w:pStyle w:val="ListParagraph"/>
        <w:numPr>
          <w:ilvl w:val="2"/>
          <w:numId w:val="21"/>
        </w:numPr>
        <w:ind w:left="1701" w:hanging="850"/>
        <w:rPr>
          <w:rFonts w:ascii="Times New Roman" w:hAnsi="Times New Roman" w:cs="Times New Roman"/>
          <w:kern w:val="0"/>
          <w14:ligatures w14:val="none"/>
        </w:rPr>
      </w:pPr>
      <w:bookmarkStart w:id="21" w:name="_Hlk193172169"/>
      <w:r w:rsidRPr="00824ABD">
        <w:rPr>
          <w:rFonts w:ascii="Times New Roman" w:eastAsia="Times New Roman" w:hAnsi="Times New Roman" w:cs="Times New Roman"/>
          <w:kern w:val="0"/>
          <w14:ligatures w14:val="none"/>
        </w:rPr>
        <w:t xml:space="preserve">It is duly incorporated, validly existing and in good standing under the laws of </w:t>
      </w:r>
      <w:proofErr w:type="gramStart"/>
      <w:r w:rsidRPr="00824ABD">
        <w:rPr>
          <w:rFonts w:ascii="Times New Roman" w:eastAsia="Times New Roman" w:hAnsi="Times New Roman" w:cs="Times New Roman"/>
          <w:kern w:val="0"/>
          <w14:ligatures w14:val="none"/>
        </w:rPr>
        <w:t>Singapore;</w:t>
      </w:r>
      <w:proofErr w:type="gramEnd"/>
    </w:p>
    <w:p w14:paraId="53FE0F18" w14:textId="0416EFE8" w:rsidR="00824ABD" w:rsidRPr="00824ABD" w:rsidRDefault="00CE0710" w:rsidP="0049100D">
      <w:pPr>
        <w:pStyle w:val="ListParagraph"/>
        <w:numPr>
          <w:ilvl w:val="2"/>
          <w:numId w:val="21"/>
        </w:numPr>
        <w:ind w:left="1701" w:hanging="850"/>
        <w:rPr>
          <w:rFonts w:ascii="Times New Roman" w:hAnsi="Times New Roman" w:cs="Times New Roman"/>
          <w:kern w:val="0"/>
          <w14:ligatures w14:val="none"/>
        </w:rPr>
      </w:pPr>
      <w:r w:rsidRPr="00824ABD">
        <w:rPr>
          <w:rFonts w:ascii="Times New Roman" w:eastAsia="Times New Roman" w:hAnsi="Times New Roman" w:cs="Times New Roman"/>
          <w:kern w:val="0"/>
          <w14:ligatures w14:val="none"/>
        </w:rPr>
        <w:t>This Agreement has been duly authorized by the board of directors of the Seller, and the Seller</w:t>
      </w:r>
      <w:r w:rsidR="00F9634A" w:rsidRPr="00824ABD">
        <w:rPr>
          <w:rFonts w:ascii="Times New Roman" w:eastAsia="Times New Roman" w:hAnsi="Times New Roman" w:cs="Times New Roman"/>
          <w:kern w:val="0"/>
          <w14:ligatures w14:val="none"/>
        </w:rPr>
        <w:t xml:space="preserve"> has full </w:t>
      </w:r>
      <w:r w:rsidR="009C79F0">
        <w:rPr>
          <w:rFonts w:ascii="Times New Roman" w:eastAsia="Times New Roman" w:hAnsi="Times New Roman" w:cs="Times New Roman"/>
          <w:kern w:val="0"/>
          <w14:ligatures w14:val="none"/>
        </w:rPr>
        <w:t xml:space="preserve">corporate </w:t>
      </w:r>
      <w:r w:rsidR="00F9634A" w:rsidRPr="00824ABD">
        <w:rPr>
          <w:rFonts w:ascii="Times New Roman" w:eastAsia="Times New Roman" w:hAnsi="Times New Roman" w:cs="Times New Roman"/>
          <w:kern w:val="0"/>
          <w14:ligatures w14:val="none"/>
        </w:rPr>
        <w:t xml:space="preserve">power and authority to execute, deliver and perform </w:t>
      </w:r>
      <w:r w:rsidRPr="00824ABD">
        <w:rPr>
          <w:rFonts w:ascii="Times New Roman" w:eastAsia="Times New Roman" w:hAnsi="Times New Roman" w:cs="Times New Roman"/>
          <w:kern w:val="0"/>
          <w14:ligatures w14:val="none"/>
        </w:rPr>
        <w:t xml:space="preserve">this </w:t>
      </w:r>
      <w:proofErr w:type="gramStart"/>
      <w:r w:rsidRPr="00824ABD">
        <w:rPr>
          <w:rFonts w:ascii="Times New Roman" w:eastAsia="Times New Roman" w:hAnsi="Times New Roman" w:cs="Times New Roman"/>
          <w:kern w:val="0"/>
          <w14:ligatures w14:val="none"/>
        </w:rPr>
        <w:t>Agreement</w:t>
      </w:r>
      <w:r w:rsidR="003521AD" w:rsidRPr="00824ABD">
        <w:rPr>
          <w:rFonts w:ascii="Times New Roman" w:eastAsia="Times New Roman" w:hAnsi="Times New Roman" w:cs="Times New Roman"/>
          <w:kern w:val="0"/>
          <w14:ligatures w14:val="none"/>
        </w:rPr>
        <w:t>;</w:t>
      </w:r>
      <w:proofErr w:type="gramEnd"/>
      <w:r w:rsidR="00F9634A" w:rsidRPr="00824ABD">
        <w:rPr>
          <w:rFonts w:ascii="Times New Roman" w:eastAsia="Times New Roman" w:hAnsi="Times New Roman" w:cs="Times New Roman"/>
          <w:kern w:val="0"/>
          <w14:ligatures w14:val="none"/>
        </w:rPr>
        <w:t xml:space="preserve"> </w:t>
      </w:r>
    </w:p>
    <w:p w14:paraId="0B8D9934" w14:textId="7EE97353" w:rsidR="00824ABD" w:rsidRPr="00824ABD" w:rsidRDefault="000C236D" w:rsidP="0049100D">
      <w:pPr>
        <w:pStyle w:val="ListParagraph"/>
        <w:numPr>
          <w:ilvl w:val="2"/>
          <w:numId w:val="21"/>
        </w:numPr>
        <w:ind w:left="1701" w:hanging="850"/>
        <w:rPr>
          <w:rFonts w:ascii="Times New Roman" w:hAnsi="Times New Roman" w:cs="Times New Roman"/>
          <w:kern w:val="0"/>
          <w14:ligatures w14:val="none"/>
        </w:rPr>
      </w:pPr>
      <w:r w:rsidRPr="00824ABD">
        <w:rPr>
          <w:rFonts w:ascii="Times New Roman" w:eastAsia="Times New Roman" w:hAnsi="Times New Roman" w:cs="Times New Roman"/>
          <w:kern w:val="0"/>
          <w14:ligatures w14:val="none"/>
        </w:rPr>
        <w:t xml:space="preserve">The execution and delivery of this Agreement by the Seller, </w:t>
      </w:r>
      <w:r w:rsidR="0058321F" w:rsidRPr="00E14624">
        <w:rPr>
          <w:rFonts w:ascii="Times New Roman" w:eastAsia="Times New Roman" w:hAnsi="Times New Roman" w:cs="Times New Roman"/>
          <w:kern w:val="0"/>
          <w14:ligatures w14:val="none"/>
        </w:rPr>
        <w:t xml:space="preserve">and the </w:t>
      </w:r>
      <w:r w:rsidR="0058321F">
        <w:rPr>
          <w:rFonts w:ascii="Times New Roman" w:eastAsia="Times New Roman" w:hAnsi="Times New Roman" w:cs="Times New Roman"/>
          <w:kern w:val="0"/>
          <w14:ligatures w14:val="none"/>
        </w:rPr>
        <w:t xml:space="preserve">sale and purchase of the Sale Shares </w:t>
      </w:r>
      <w:r w:rsidR="0058321F" w:rsidRPr="00E14624">
        <w:rPr>
          <w:rFonts w:ascii="Times New Roman" w:eastAsia="Times New Roman" w:hAnsi="Times New Roman" w:cs="Times New Roman"/>
          <w:kern w:val="0"/>
          <w14:ligatures w14:val="none"/>
        </w:rPr>
        <w:t>contemplated hereunder</w:t>
      </w:r>
      <w:r w:rsidRPr="00824ABD">
        <w:rPr>
          <w:rFonts w:ascii="Times New Roman" w:eastAsia="Times New Roman" w:hAnsi="Times New Roman" w:cs="Times New Roman"/>
          <w:kern w:val="0"/>
          <w14:ligatures w14:val="none"/>
        </w:rPr>
        <w:t>, do not violate, conflict with, or result in a breach of any of the following: (</w:t>
      </w:r>
      <w:proofErr w:type="spellStart"/>
      <w:r w:rsidRPr="00824ABD">
        <w:rPr>
          <w:rFonts w:ascii="Times New Roman" w:eastAsia="Times New Roman" w:hAnsi="Times New Roman" w:cs="Times New Roman"/>
          <w:kern w:val="0"/>
          <w14:ligatures w14:val="none"/>
        </w:rPr>
        <w:t>i</w:t>
      </w:r>
      <w:proofErr w:type="spellEnd"/>
      <w:r w:rsidRPr="00824ABD">
        <w:rPr>
          <w:rFonts w:ascii="Times New Roman" w:eastAsia="Times New Roman" w:hAnsi="Times New Roman" w:cs="Times New Roman"/>
          <w:kern w:val="0"/>
          <w14:ligatures w14:val="none"/>
        </w:rPr>
        <w:t xml:space="preserve">) any applicable laws, rules or regulations; </w:t>
      </w:r>
      <w:r w:rsidR="009C79F0" w:rsidRPr="00824ABD">
        <w:rPr>
          <w:rFonts w:ascii="Times New Roman" w:eastAsia="Times New Roman" w:hAnsi="Times New Roman" w:cs="Times New Roman"/>
          <w:kern w:val="0"/>
          <w14:ligatures w14:val="none"/>
        </w:rPr>
        <w:t xml:space="preserve">(ii) the </w:t>
      </w:r>
      <w:r w:rsidR="006A56A3">
        <w:rPr>
          <w:rFonts w:ascii="Times New Roman" w:eastAsia="Times New Roman" w:hAnsi="Times New Roman" w:cs="Times New Roman"/>
          <w:kern w:val="0"/>
          <w14:ligatures w14:val="none"/>
        </w:rPr>
        <w:t>Seller</w:t>
      </w:r>
      <w:r w:rsidR="006A56A3" w:rsidRPr="00824ABD">
        <w:rPr>
          <w:rFonts w:ascii="Times New Roman" w:eastAsia="Times New Roman" w:hAnsi="Times New Roman" w:cs="Times New Roman"/>
          <w:kern w:val="0"/>
          <w14:ligatures w14:val="none"/>
        </w:rPr>
        <w:t xml:space="preserve">’s </w:t>
      </w:r>
      <w:r w:rsidR="009C79F0" w:rsidRPr="00824ABD">
        <w:rPr>
          <w:rFonts w:ascii="Times New Roman" w:eastAsia="Times New Roman" w:hAnsi="Times New Roman" w:cs="Times New Roman"/>
          <w:kern w:val="0"/>
          <w14:ligatures w14:val="none"/>
        </w:rPr>
        <w:t>constitution</w:t>
      </w:r>
      <w:r w:rsidR="009C79F0">
        <w:rPr>
          <w:rFonts w:ascii="Times New Roman" w:eastAsia="Times New Roman" w:hAnsi="Times New Roman" w:cs="Times New Roman"/>
          <w:kern w:val="0"/>
          <w14:ligatures w14:val="none"/>
        </w:rPr>
        <w:t>; (i</w:t>
      </w:r>
      <w:r w:rsidRPr="00824ABD">
        <w:rPr>
          <w:rFonts w:ascii="Times New Roman" w:eastAsia="Times New Roman" w:hAnsi="Times New Roman" w:cs="Times New Roman"/>
          <w:kern w:val="0"/>
          <w14:ligatures w14:val="none"/>
        </w:rPr>
        <w:t>ii) any administrative or court order, judgment, injunction or decree to which the Seller is subject; or (i</w:t>
      </w:r>
      <w:r w:rsidR="009C79F0">
        <w:rPr>
          <w:rFonts w:ascii="Times New Roman" w:eastAsia="Times New Roman" w:hAnsi="Times New Roman" w:cs="Times New Roman"/>
          <w:kern w:val="0"/>
          <w14:ligatures w14:val="none"/>
        </w:rPr>
        <w:t>v</w:t>
      </w:r>
      <w:r w:rsidRPr="00824ABD">
        <w:rPr>
          <w:rFonts w:ascii="Times New Roman" w:eastAsia="Times New Roman" w:hAnsi="Times New Roman" w:cs="Times New Roman"/>
          <w:kern w:val="0"/>
          <w14:ligatures w14:val="none"/>
        </w:rPr>
        <w:t>) any contract, agreement or arrangement to which the Seller is a party or by which it is bound;</w:t>
      </w:r>
    </w:p>
    <w:p w14:paraId="52C30942" w14:textId="5CFA2585" w:rsidR="00D25AEB" w:rsidRDefault="00D25AEB" w:rsidP="0049100D">
      <w:pPr>
        <w:pStyle w:val="ListParagraph"/>
        <w:numPr>
          <w:ilvl w:val="2"/>
          <w:numId w:val="21"/>
        </w:numPr>
        <w:ind w:left="1701" w:hanging="850"/>
        <w:rPr>
          <w:rFonts w:ascii="Times New Roman" w:eastAsia="Times New Roman" w:hAnsi="Times New Roman" w:cs="Times New Roman"/>
          <w:kern w:val="0"/>
          <w14:ligatures w14:val="none"/>
        </w:rPr>
      </w:pPr>
      <w:r w:rsidRPr="00E14624">
        <w:rPr>
          <w:rFonts w:ascii="Times New Roman" w:eastAsia="Times New Roman" w:hAnsi="Times New Roman" w:cs="Times New Roman"/>
          <w:kern w:val="0"/>
          <w14:ligatures w14:val="none"/>
        </w:rPr>
        <w:t xml:space="preserve">The execution, delivery, and performance of this Agreement, and the </w:t>
      </w:r>
      <w:r w:rsidR="00AF6E52">
        <w:rPr>
          <w:rFonts w:ascii="Times New Roman" w:eastAsia="Times New Roman" w:hAnsi="Times New Roman" w:cs="Times New Roman"/>
          <w:kern w:val="0"/>
          <w14:ligatures w14:val="none"/>
        </w:rPr>
        <w:t xml:space="preserve">sale and purchase of the Sale Shares </w:t>
      </w:r>
      <w:r w:rsidRPr="00E14624">
        <w:rPr>
          <w:rFonts w:ascii="Times New Roman" w:eastAsia="Times New Roman" w:hAnsi="Times New Roman" w:cs="Times New Roman"/>
          <w:kern w:val="0"/>
          <w14:ligatures w14:val="none"/>
        </w:rPr>
        <w:t xml:space="preserve">contemplated hereunder, do not require any consent, approval, authorization, or waiver under any applicable law, regulation, or agreement to which the Company is a party, except for such consents, approvals, authorizations, or waivers as have been duly </w:t>
      </w:r>
      <w:proofErr w:type="gramStart"/>
      <w:r w:rsidRPr="00E14624">
        <w:rPr>
          <w:rFonts w:ascii="Times New Roman" w:eastAsia="Times New Roman" w:hAnsi="Times New Roman" w:cs="Times New Roman"/>
          <w:kern w:val="0"/>
          <w14:ligatures w14:val="none"/>
        </w:rPr>
        <w:t>obtained</w:t>
      </w:r>
      <w:r>
        <w:rPr>
          <w:rFonts w:ascii="Times New Roman" w:eastAsia="Times New Roman" w:hAnsi="Times New Roman" w:cs="Times New Roman"/>
          <w:kern w:val="0"/>
          <w14:ligatures w14:val="none"/>
        </w:rPr>
        <w:t>;</w:t>
      </w:r>
      <w:proofErr w:type="gramEnd"/>
    </w:p>
    <w:p w14:paraId="4C2D967D" w14:textId="3546D7C3" w:rsidR="00824ABD" w:rsidRPr="00824ABD" w:rsidRDefault="00CD47D6" w:rsidP="00374D49">
      <w:pPr>
        <w:pStyle w:val="ListParagraph"/>
        <w:numPr>
          <w:ilvl w:val="2"/>
          <w:numId w:val="21"/>
        </w:numPr>
        <w:ind w:left="1701" w:hanging="850"/>
      </w:pPr>
      <w:r>
        <w:rPr>
          <w:rFonts w:ascii="Times New Roman" w:eastAsia="Times New Roman" w:hAnsi="Times New Roman" w:cs="Times New Roman"/>
          <w:kern w:val="0"/>
          <w14:ligatures w14:val="none"/>
        </w:rPr>
        <w:t xml:space="preserve">The Sale Shares are fully paid up. The Seller </w:t>
      </w:r>
      <w:r w:rsidR="00574801" w:rsidRPr="00574801">
        <w:rPr>
          <w:rFonts w:ascii="Times New Roman" w:eastAsia="Times New Roman" w:hAnsi="Times New Roman" w:cs="Times New Roman"/>
          <w:kern w:val="0"/>
          <w14:ligatures w14:val="none"/>
        </w:rPr>
        <w:t xml:space="preserve">is the legal and beneficial owner of the Sale Shares and has the </w:t>
      </w:r>
      <w:r w:rsidR="00574801" w:rsidRPr="007246BA">
        <w:rPr>
          <w:rFonts w:ascii="Times New Roman" w:eastAsia="Times New Roman" w:hAnsi="Times New Roman" w:cs="Times New Roman"/>
          <w:kern w:val="0"/>
          <w14:ligatures w14:val="none"/>
        </w:rPr>
        <w:t>right to sell and transfer the legal and beneficial title to the Sale Shares to the Buyer free from all Encumbrances</w:t>
      </w:r>
      <w:r w:rsidR="00570ECC" w:rsidRPr="007246BA">
        <w:rPr>
          <w:rFonts w:ascii="Times New Roman" w:eastAsia="Times New Roman" w:hAnsi="Times New Roman" w:cs="Times New Roman"/>
          <w:kern w:val="0"/>
          <w14:ligatures w14:val="none"/>
        </w:rPr>
        <w:t xml:space="preserve">, </w:t>
      </w:r>
      <w:r w:rsidR="00570ECC" w:rsidRPr="00F51A86">
        <w:rPr>
          <w:rFonts w:ascii="Times New Roman" w:eastAsia="Times New Roman" w:hAnsi="Times New Roman" w:cs="Times New Roman"/>
          <w:kern w:val="0"/>
          <w14:ligatures w14:val="none"/>
        </w:rPr>
        <w:t xml:space="preserve">except as disclosed in writing to the Buyer. If any of the </w:t>
      </w:r>
      <w:r w:rsidR="00D01663" w:rsidRPr="00F51A86">
        <w:rPr>
          <w:rFonts w:ascii="Times New Roman" w:eastAsia="Times New Roman" w:hAnsi="Times New Roman" w:cs="Times New Roman"/>
          <w:kern w:val="0"/>
          <w14:ligatures w14:val="none"/>
        </w:rPr>
        <w:t xml:space="preserve">Sale </w:t>
      </w:r>
      <w:r w:rsidR="00570ECC" w:rsidRPr="00F51A86">
        <w:rPr>
          <w:rFonts w:ascii="Times New Roman" w:eastAsia="Times New Roman" w:hAnsi="Times New Roman" w:cs="Times New Roman"/>
          <w:kern w:val="0"/>
          <w14:ligatures w14:val="none"/>
        </w:rPr>
        <w:t xml:space="preserve">Shares have been pledged, the Seller has obtained the necessary approvals or consents required for the sale and transfer of such pledged </w:t>
      </w:r>
      <w:r w:rsidR="00D01663" w:rsidRPr="00F51A86">
        <w:rPr>
          <w:rFonts w:ascii="Times New Roman" w:eastAsia="Times New Roman" w:hAnsi="Times New Roman" w:cs="Times New Roman"/>
          <w:kern w:val="0"/>
          <w14:ligatures w14:val="none"/>
        </w:rPr>
        <w:t xml:space="preserve">Sale </w:t>
      </w:r>
      <w:r w:rsidR="00570ECC" w:rsidRPr="00F51A86">
        <w:rPr>
          <w:rFonts w:ascii="Times New Roman" w:eastAsia="Times New Roman" w:hAnsi="Times New Roman" w:cs="Times New Roman"/>
          <w:kern w:val="0"/>
          <w14:ligatures w14:val="none"/>
        </w:rPr>
        <w:t xml:space="preserve">Shares, and the pledgee(s) or any third party with an interest in the </w:t>
      </w:r>
      <w:r w:rsidR="00D01663" w:rsidRPr="00F51A86">
        <w:rPr>
          <w:rFonts w:ascii="Times New Roman" w:eastAsia="Times New Roman" w:hAnsi="Times New Roman" w:cs="Times New Roman"/>
          <w:kern w:val="0"/>
          <w14:ligatures w14:val="none"/>
        </w:rPr>
        <w:t xml:space="preserve">Sale </w:t>
      </w:r>
      <w:r w:rsidR="00570ECC" w:rsidRPr="00F51A86">
        <w:rPr>
          <w:rFonts w:ascii="Times New Roman" w:eastAsia="Times New Roman" w:hAnsi="Times New Roman" w:cs="Times New Roman"/>
          <w:kern w:val="0"/>
          <w14:ligatures w14:val="none"/>
        </w:rPr>
        <w:t xml:space="preserve">Shares have waived or released their claims or rights over the </w:t>
      </w:r>
      <w:r w:rsidR="00D01663" w:rsidRPr="00F51A86">
        <w:rPr>
          <w:rFonts w:ascii="Times New Roman" w:eastAsia="Times New Roman" w:hAnsi="Times New Roman" w:cs="Times New Roman"/>
          <w:kern w:val="0"/>
          <w14:ligatures w14:val="none"/>
        </w:rPr>
        <w:t xml:space="preserve">Sale </w:t>
      </w:r>
      <w:r w:rsidR="00570ECC" w:rsidRPr="00F51A86">
        <w:rPr>
          <w:rFonts w:ascii="Times New Roman" w:eastAsia="Times New Roman" w:hAnsi="Times New Roman" w:cs="Times New Roman"/>
          <w:kern w:val="0"/>
          <w14:ligatures w14:val="none"/>
        </w:rPr>
        <w:t xml:space="preserve">Shares, to the extent required to effect the transfer of the </w:t>
      </w:r>
      <w:r w:rsidR="00D01663" w:rsidRPr="00F51A86">
        <w:rPr>
          <w:rFonts w:ascii="Times New Roman" w:eastAsia="Times New Roman" w:hAnsi="Times New Roman" w:cs="Times New Roman"/>
          <w:kern w:val="0"/>
          <w14:ligatures w14:val="none"/>
        </w:rPr>
        <w:t xml:space="preserve">Sale </w:t>
      </w:r>
      <w:r w:rsidR="00570ECC" w:rsidRPr="00F51A86">
        <w:rPr>
          <w:rFonts w:ascii="Times New Roman" w:eastAsia="Times New Roman" w:hAnsi="Times New Roman" w:cs="Times New Roman"/>
          <w:kern w:val="0"/>
          <w14:ligatures w14:val="none"/>
        </w:rPr>
        <w:t>Shares to the Buyer;</w:t>
      </w:r>
      <w:bookmarkStart w:id="22" w:name="_Ref192168131"/>
      <w:r w:rsidR="00107861" w:rsidRPr="007246BA">
        <w:rPr>
          <w:rFonts w:ascii="Times New Roman" w:eastAsia="Times New Roman" w:hAnsi="Times New Roman" w:cs="Times New Roman"/>
          <w:kern w:val="0"/>
          <w14:ligatures w14:val="none"/>
        </w:rPr>
        <w:t xml:space="preserve"> </w:t>
      </w:r>
      <w:bookmarkStart w:id="23" w:name="_Ref192182344"/>
      <w:bookmarkEnd w:id="21"/>
      <w:bookmarkEnd w:id="22"/>
    </w:p>
    <w:bookmarkEnd w:id="23"/>
    <w:p w14:paraId="0710E7AB" w14:textId="2DE2C6FE" w:rsidR="00824ABD" w:rsidRPr="00824ABD" w:rsidRDefault="00824ABD" w:rsidP="00374D49">
      <w:pPr>
        <w:pStyle w:val="ListParagraph"/>
        <w:numPr>
          <w:ilvl w:val="2"/>
          <w:numId w:val="21"/>
        </w:numPr>
        <w:ind w:left="1701" w:hanging="850"/>
        <w:rPr>
          <w:rFonts w:ascii="Times New Roman" w:hAnsi="Times New Roman" w:cs="Times New Roman"/>
        </w:rPr>
      </w:pPr>
      <w:r w:rsidRPr="00824ABD">
        <w:rPr>
          <w:rFonts w:ascii="Times New Roman" w:hAnsi="Times New Roman" w:cs="Times New Roman"/>
        </w:rPr>
        <w:t xml:space="preserve">The Company has provided to the Buyer true, complete, and accurate copies of its audited financial statements </w:t>
      </w:r>
      <w:r w:rsidRPr="00824ABD">
        <w:rPr>
          <w:rFonts w:ascii="Times New Roman" w:hAnsi="Times New Roman" w:cs="Times New Roman" w:hint="eastAsia"/>
          <w:kern w:val="0"/>
          <w14:ligatures w14:val="none"/>
        </w:rPr>
        <w:t xml:space="preserve">as of and for the periods ended </w:t>
      </w:r>
      <w:r w:rsidR="004644DB">
        <w:rPr>
          <w:rFonts w:ascii="Times New Roman" w:hAnsi="Times New Roman" w:cs="Times New Roman"/>
          <w:kern w:val="0"/>
          <w14:ligatures w14:val="none"/>
        </w:rPr>
        <w:t xml:space="preserve">June 30, 2029, December 31, 2028, December 31, </w:t>
      </w:r>
      <w:proofErr w:type="gramStart"/>
      <w:r w:rsidR="004644DB">
        <w:rPr>
          <w:rFonts w:ascii="Times New Roman" w:hAnsi="Times New Roman" w:cs="Times New Roman"/>
          <w:kern w:val="0"/>
          <w14:ligatures w14:val="none"/>
        </w:rPr>
        <w:t>2027</w:t>
      </w:r>
      <w:proofErr w:type="gramEnd"/>
      <w:r w:rsidR="004644DB">
        <w:rPr>
          <w:rFonts w:ascii="Times New Roman" w:hAnsi="Times New Roman" w:cs="Times New Roman"/>
          <w:kern w:val="0"/>
          <w14:ligatures w14:val="none"/>
        </w:rPr>
        <w:t xml:space="preserve"> and December 31, 2026</w:t>
      </w:r>
      <w:r w:rsidRPr="00824ABD">
        <w:rPr>
          <w:rFonts w:ascii="Times New Roman" w:hAnsi="Times New Roman" w:cs="Times New Roman" w:hint="eastAsia"/>
          <w:kern w:val="0"/>
          <w14:ligatures w14:val="none"/>
        </w:rPr>
        <w:t xml:space="preserve">, </w:t>
      </w:r>
      <w:r w:rsidRPr="00824ABD">
        <w:rPr>
          <w:rFonts w:ascii="Times New Roman" w:hAnsi="Times New Roman" w:cs="Times New Roman"/>
        </w:rPr>
        <w:t>including its balance sheet, income statement, and cash</w:t>
      </w:r>
      <w:r w:rsidRPr="00824ABD">
        <w:rPr>
          <w:rFonts w:ascii="Times New Roman" w:hAnsi="Times New Roman" w:cs="Times New Roman" w:hint="eastAsia"/>
        </w:rPr>
        <w:t xml:space="preserve"> </w:t>
      </w:r>
      <w:r w:rsidRPr="00824ABD">
        <w:rPr>
          <w:rFonts w:ascii="Times New Roman" w:hAnsi="Times New Roman" w:cs="Times New Roman"/>
        </w:rPr>
        <w:t>flow statement (the “</w:t>
      </w:r>
      <w:r w:rsidRPr="00824ABD">
        <w:rPr>
          <w:rFonts w:ascii="Times New Roman" w:hAnsi="Times New Roman" w:cs="Times New Roman"/>
          <w:b/>
          <w:bCs/>
        </w:rPr>
        <w:t>Financial Statements</w:t>
      </w:r>
      <w:r w:rsidRPr="00824ABD">
        <w:rPr>
          <w:rFonts w:ascii="Times New Roman" w:hAnsi="Times New Roman" w:cs="Times New Roman"/>
        </w:rPr>
        <w:t>”). The Financial Statements</w:t>
      </w:r>
      <w:r w:rsidRPr="00824ABD">
        <w:rPr>
          <w:rFonts w:ascii="Times New Roman" w:hAnsi="Times New Roman" w:cs="Times New Roman" w:hint="eastAsia"/>
        </w:rPr>
        <w:t xml:space="preserve"> </w:t>
      </w:r>
      <w:r w:rsidRPr="00824ABD">
        <w:rPr>
          <w:rFonts w:ascii="Times New Roman" w:hAnsi="Times New Roman" w:cs="Times New Roman"/>
        </w:rPr>
        <w:t>(</w:t>
      </w:r>
      <w:proofErr w:type="spellStart"/>
      <w:r w:rsidRPr="00824ABD">
        <w:rPr>
          <w:rFonts w:ascii="Times New Roman" w:hAnsi="Times New Roman" w:cs="Times New Roman"/>
        </w:rPr>
        <w:t>i</w:t>
      </w:r>
      <w:proofErr w:type="spellEnd"/>
      <w:r w:rsidRPr="00824ABD">
        <w:rPr>
          <w:rFonts w:ascii="Times New Roman" w:hAnsi="Times New Roman" w:cs="Times New Roman"/>
        </w:rPr>
        <w:t>) have been prepared in accordance with generally accepted accounting principles in Singapore (“</w:t>
      </w:r>
      <w:r w:rsidRPr="00824ABD">
        <w:rPr>
          <w:rFonts w:ascii="Times New Roman" w:hAnsi="Times New Roman" w:cs="Times New Roman"/>
          <w:b/>
          <w:bCs/>
        </w:rPr>
        <w:t>SFRS</w:t>
      </w:r>
      <w:r w:rsidRPr="00824ABD">
        <w:rPr>
          <w:rFonts w:ascii="Times New Roman" w:hAnsi="Times New Roman" w:cs="Times New Roman"/>
        </w:rPr>
        <w:t xml:space="preserve">”), consistently applied, and fairly present, in all material respects, the financial position, results of operations, and cash flows of the Company as </w:t>
      </w:r>
      <w:r w:rsidRPr="00824ABD">
        <w:rPr>
          <w:rFonts w:ascii="Times New Roman" w:hAnsi="Times New Roman" w:cs="Times New Roman" w:hint="eastAsia"/>
        </w:rPr>
        <w:t>of</w:t>
      </w:r>
      <w:r w:rsidRPr="00824ABD">
        <w:rPr>
          <w:rFonts w:ascii="Times New Roman" w:hAnsi="Times New Roman" w:cs="Times New Roman"/>
        </w:rPr>
        <w:t xml:space="preserve"> the dates thereof and for the periods covered </w:t>
      </w:r>
      <w:r w:rsidRPr="00824ABD">
        <w:rPr>
          <w:rFonts w:ascii="Times New Roman" w:hAnsi="Times New Roman" w:cs="Times New Roman"/>
        </w:rPr>
        <w:lastRenderedPageBreak/>
        <w:t>thereby;</w:t>
      </w:r>
      <w:r w:rsidRPr="00824ABD">
        <w:rPr>
          <w:rFonts w:ascii="Times New Roman" w:hAnsi="Times New Roman" w:cs="Times New Roman" w:hint="eastAsia"/>
        </w:rPr>
        <w:t xml:space="preserve"> </w:t>
      </w:r>
      <w:r w:rsidRPr="00824ABD">
        <w:rPr>
          <w:rFonts w:ascii="Times New Roman" w:hAnsi="Times New Roman" w:cs="Times New Roman"/>
        </w:rPr>
        <w:t xml:space="preserve">(ii) have been audited by </w:t>
      </w:r>
      <w:r w:rsidR="00147310" w:rsidRPr="00147310">
        <w:rPr>
          <w:rFonts w:ascii="Times New Roman" w:hAnsi="Times New Roman" w:cs="Times New Roman"/>
        </w:rPr>
        <w:t>A</w:t>
      </w:r>
      <w:r w:rsidR="003E4EFA">
        <w:rPr>
          <w:rFonts w:ascii="Times New Roman" w:hAnsi="Times New Roman" w:cs="Times New Roman"/>
        </w:rPr>
        <w:t>BC</w:t>
      </w:r>
      <w:r w:rsidR="00147310" w:rsidRPr="00147310">
        <w:rPr>
          <w:rFonts w:ascii="Times New Roman" w:hAnsi="Times New Roman" w:cs="Times New Roman"/>
        </w:rPr>
        <w:t xml:space="preserve"> Audit </w:t>
      </w:r>
      <w:r w:rsidR="00A24B53">
        <w:rPr>
          <w:rFonts w:ascii="Times New Roman" w:hAnsi="Times New Roman" w:cs="Times New Roman"/>
        </w:rPr>
        <w:t>Services</w:t>
      </w:r>
      <w:r w:rsidR="00147310" w:rsidRPr="00147310">
        <w:rPr>
          <w:rFonts w:ascii="Times New Roman" w:hAnsi="Times New Roman" w:cs="Times New Roman"/>
        </w:rPr>
        <w:t xml:space="preserve"> </w:t>
      </w:r>
      <w:proofErr w:type="spellStart"/>
      <w:r w:rsidR="00147310" w:rsidRPr="00147310">
        <w:rPr>
          <w:rFonts w:ascii="Times New Roman" w:hAnsi="Times New Roman" w:cs="Times New Roman"/>
        </w:rPr>
        <w:t>Pte.</w:t>
      </w:r>
      <w:proofErr w:type="spellEnd"/>
      <w:r w:rsidR="00147310" w:rsidRPr="00147310">
        <w:rPr>
          <w:rFonts w:ascii="Times New Roman" w:hAnsi="Times New Roman" w:cs="Times New Roman"/>
        </w:rPr>
        <w:t xml:space="preserve"> Ltd.</w:t>
      </w:r>
      <w:r w:rsidRPr="00824ABD">
        <w:rPr>
          <w:rFonts w:ascii="Times New Roman" w:hAnsi="Times New Roman" w:cs="Times New Roman" w:hint="eastAsia"/>
        </w:rPr>
        <w:t xml:space="preserve"> </w:t>
      </w:r>
      <w:r w:rsidRPr="00824ABD">
        <w:rPr>
          <w:rFonts w:ascii="Times New Roman" w:hAnsi="Times New Roman" w:cs="Times New Roman"/>
        </w:rPr>
        <w:t>in accordance with applicable auditing standards;</w:t>
      </w:r>
      <w:r w:rsidRPr="00824ABD">
        <w:rPr>
          <w:rFonts w:ascii="Times New Roman" w:hAnsi="Times New Roman" w:cs="Times New Roman" w:hint="eastAsia"/>
        </w:rPr>
        <w:t xml:space="preserve"> </w:t>
      </w:r>
      <w:r w:rsidRPr="00824ABD">
        <w:rPr>
          <w:rFonts w:ascii="Times New Roman" w:hAnsi="Times New Roman" w:cs="Times New Roman"/>
        </w:rPr>
        <w:t>(iii) do not contain any material</w:t>
      </w:r>
      <w:r w:rsidRPr="00824ABD">
        <w:rPr>
          <w:rFonts w:ascii="Times New Roman" w:hAnsi="Times New Roman" w:cs="Times New Roman" w:hint="eastAsia"/>
        </w:rPr>
        <w:t xml:space="preserve"> </w:t>
      </w:r>
      <w:r w:rsidRPr="00824ABD">
        <w:rPr>
          <w:rFonts w:ascii="Times New Roman" w:hAnsi="Times New Roman" w:cs="Times New Roman"/>
        </w:rPr>
        <w:t>misstatements or omissions; and</w:t>
      </w:r>
      <w:r w:rsidRPr="00824ABD">
        <w:rPr>
          <w:rFonts w:ascii="Times New Roman" w:hAnsi="Times New Roman" w:cs="Times New Roman" w:hint="eastAsia"/>
        </w:rPr>
        <w:t xml:space="preserve"> </w:t>
      </w:r>
      <w:r w:rsidRPr="00824ABD">
        <w:rPr>
          <w:rFonts w:ascii="Times New Roman" w:hAnsi="Times New Roman" w:cs="Times New Roman"/>
        </w:rPr>
        <w:t>(iv) reflect all liabilities, contingent liabilities, and commitments of the Company, whether incurred or accrued, in accordance with SFRS</w:t>
      </w:r>
      <w:r w:rsidR="00AD4752">
        <w:rPr>
          <w:rFonts w:ascii="Times New Roman" w:hAnsi="Times New Roman" w:cs="Times New Roman"/>
        </w:rPr>
        <w:t>;</w:t>
      </w:r>
    </w:p>
    <w:p w14:paraId="0B850AA5" w14:textId="45C49D81" w:rsidR="00824ABD" w:rsidRPr="00824ABD" w:rsidRDefault="00BD32C4" w:rsidP="0049100D">
      <w:pPr>
        <w:pStyle w:val="ListParagraph"/>
        <w:numPr>
          <w:ilvl w:val="2"/>
          <w:numId w:val="21"/>
        </w:numPr>
        <w:ind w:left="1701" w:hanging="850"/>
        <w:rPr>
          <w:rFonts w:ascii="Times New Roman" w:hAnsi="Times New Roman" w:cs="Times New Roman"/>
          <w:kern w:val="0"/>
          <w14:ligatures w14:val="none"/>
        </w:rPr>
      </w:pPr>
      <w:r w:rsidRPr="00824ABD">
        <w:rPr>
          <w:rFonts w:ascii="Times New Roman" w:eastAsia="Times New Roman" w:hAnsi="Times New Roman" w:cs="Times New Roman"/>
          <w:kern w:val="0"/>
          <w14:ligatures w14:val="none"/>
        </w:rPr>
        <w:t>The Company is</w:t>
      </w:r>
      <w:r w:rsidR="00C7303B" w:rsidRPr="00824ABD">
        <w:rPr>
          <w:rFonts w:ascii="Times New Roman" w:hAnsi="Times New Roman" w:cs="Times New Roman" w:hint="eastAsia"/>
          <w:kern w:val="0"/>
          <w14:ligatures w14:val="none"/>
        </w:rPr>
        <w:t xml:space="preserve"> </w:t>
      </w:r>
      <w:commentRangeStart w:id="24"/>
      <w:r w:rsidR="00C7303B" w:rsidRPr="00824ABD">
        <w:rPr>
          <w:rFonts w:ascii="Times New Roman" w:hAnsi="Times New Roman" w:cs="Times New Roman" w:hint="eastAsia"/>
          <w:kern w:val="0"/>
          <w14:ligatures w14:val="none"/>
        </w:rPr>
        <w:t>in all material respects</w:t>
      </w:r>
      <w:r w:rsidRPr="00824ABD">
        <w:rPr>
          <w:rFonts w:ascii="Times New Roman" w:eastAsia="Times New Roman" w:hAnsi="Times New Roman" w:cs="Times New Roman"/>
          <w:kern w:val="0"/>
          <w14:ligatures w14:val="none"/>
        </w:rPr>
        <w:t xml:space="preserve"> </w:t>
      </w:r>
      <w:commentRangeEnd w:id="24"/>
      <w:r w:rsidR="004B352F">
        <w:rPr>
          <w:rStyle w:val="CommentReference"/>
        </w:rPr>
        <w:commentReference w:id="24"/>
      </w:r>
      <w:r w:rsidRPr="00824ABD">
        <w:rPr>
          <w:rFonts w:ascii="Times New Roman" w:eastAsia="Times New Roman" w:hAnsi="Times New Roman" w:cs="Times New Roman"/>
          <w:kern w:val="0"/>
          <w14:ligatures w14:val="none"/>
        </w:rPr>
        <w:t xml:space="preserve">in compliance with all applicable laws, </w:t>
      </w:r>
      <w:r w:rsidRPr="00824ABD">
        <w:rPr>
          <w:rFonts w:ascii="Times New Roman" w:hAnsi="Times New Roman" w:cs="Times New Roman" w:hint="eastAsia"/>
          <w:kern w:val="0"/>
          <w14:ligatures w14:val="none"/>
        </w:rPr>
        <w:t xml:space="preserve">rules, </w:t>
      </w:r>
      <w:r w:rsidRPr="00824ABD">
        <w:rPr>
          <w:rFonts w:ascii="Times New Roman" w:eastAsia="Times New Roman" w:hAnsi="Times New Roman" w:cs="Times New Roman"/>
          <w:kern w:val="0"/>
          <w14:ligatures w14:val="none"/>
        </w:rPr>
        <w:t>regulations</w:t>
      </w:r>
      <w:r w:rsidRPr="00824ABD">
        <w:rPr>
          <w:rFonts w:ascii="Times New Roman" w:hAnsi="Times New Roman" w:cs="Times New Roman" w:hint="eastAsia"/>
          <w:kern w:val="0"/>
          <w14:ligatures w14:val="none"/>
        </w:rPr>
        <w:t xml:space="preserve"> and</w:t>
      </w:r>
      <w:r w:rsidRPr="00824ABD">
        <w:rPr>
          <w:rFonts w:ascii="Times New Roman" w:eastAsia="Times New Roman" w:hAnsi="Times New Roman" w:cs="Times New Roman"/>
          <w:kern w:val="0"/>
          <w14:ligatures w14:val="none"/>
        </w:rPr>
        <w:t xml:space="preserve"> ordinances</w:t>
      </w:r>
      <w:r w:rsidR="00C7303B" w:rsidRPr="00824ABD">
        <w:rPr>
          <w:rFonts w:ascii="Times New Roman" w:hAnsi="Times New Roman" w:cs="Times New Roman" w:hint="eastAsia"/>
          <w:kern w:val="0"/>
          <w14:ligatures w14:val="none"/>
        </w:rPr>
        <w:t xml:space="preserve"> applicable </w:t>
      </w:r>
      <w:r w:rsidRPr="00824ABD">
        <w:rPr>
          <w:rFonts w:ascii="Times New Roman" w:eastAsia="Times New Roman" w:hAnsi="Times New Roman" w:cs="Times New Roman"/>
          <w:kern w:val="0"/>
          <w14:ligatures w14:val="none"/>
        </w:rPr>
        <w:t xml:space="preserve">to </w:t>
      </w:r>
      <w:r w:rsidR="00C7303B" w:rsidRPr="00824ABD">
        <w:rPr>
          <w:rFonts w:ascii="Times New Roman" w:hAnsi="Times New Roman" w:cs="Times New Roman" w:hint="eastAsia"/>
          <w:kern w:val="0"/>
          <w14:ligatures w14:val="none"/>
        </w:rPr>
        <w:t>its</w:t>
      </w:r>
      <w:r w:rsidRPr="00824ABD">
        <w:rPr>
          <w:rFonts w:ascii="Times New Roman" w:eastAsia="Times New Roman" w:hAnsi="Times New Roman" w:cs="Times New Roman"/>
          <w:kern w:val="0"/>
          <w14:ligatures w14:val="none"/>
        </w:rPr>
        <w:t xml:space="preserve"> business, operations, or </w:t>
      </w:r>
      <w:proofErr w:type="gramStart"/>
      <w:r w:rsidRPr="00824ABD">
        <w:rPr>
          <w:rFonts w:ascii="Times New Roman" w:eastAsia="Times New Roman" w:hAnsi="Times New Roman" w:cs="Times New Roman"/>
          <w:kern w:val="0"/>
          <w14:ligatures w14:val="none"/>
        </w:rPr>
        <w:t>assets</w:t>
      </w:r>
      <w:r w:rsidR="00AD4752">
        <w:rPr>
          <w:rFonts w:ascii="Times New Roman" w:eastAsia="Times New Roman" w:hAnsi="Times New Roman" w:cs="Times New Roman"/>
          <w:kern w:val="0"/>
          <w14:ligatures w14:val="none"/>
        </w:rPr>
        <w:t>;</w:t>
      </w:r>
      <w:proofErr w:type="gramEnd"/>
    </w:p>
    <w:p w14:paraId="51D33B6E" w14:textId="4D8D763A" w:rsidR="00824ABD" w:rsidRDefault="00F9634A" w:rsidP="0049100D">
      <w:pPr>
        <w:pStyle w:val="ListParagraph"/>
        <w:numPr>
          <w:ilvl w:val="2"/>
          <w:numId w:val="21"/>
        </w:numPr>
        <w:ind w:left="1701" w:hanging="850"/>
        <w:rPr>
          <w:rFonts w:ascii="Times New Roman" w:hAnsi="Times New Roman" w:cs="Times New Roman"/>
          <w:kern w:val="0"/>
          <w14:ligatures w14:val="none"/>
        </w:rPr>
      </w:pPr>
      <w:r w:rsidRPr="00824ABD">
        <w:rPr>
          <w:rFonts w:ascii="Times New Roman" w:eastAsia="Times New Roman" w:hAnsi="Times New Roman" w:cs="Times New Roman"/>
          <w:kern w:val="0"/>
          <w14:ligatures w14:val="none"/>
        </w:rPr>
        <w:t xml:space="preserve">The </w:t>
      </w:r>
      <w:r w:rsidR="00F06132" w:rsidRPr="00824ABD">
        <w:rPr>
          <w:rFonts w:ascii="Times New Roman" w:hAnsi="Times New Roman" w:cs="Times New Roman" w:hint="eastAsia"/>
          <w:kern w:val="0"/>
          <w14:ligatures w14:val="none"/>
        </w:rPr>
        <w:t>C</w:t>
      </w:r>
      <w:r w:rsidRPr="00824ABD">
        <w:rPr>
          <w:rFonts w:ascii="Times New Roman" w:eastAsia="Times New Roman" w:hAnsi="Times New Roman" w:cs="Times New Roman"/>
          <w:kern w:val="0"/>
          <w14:ligatures w14:val="none"/>
        </w:rPr>
        <w:t xml:space="preserve">ompany </w:t>
      </w:r>
      <w:r w:rsidR="00F06132" w:rsidRPr="00824ABD">
        <w:rPr>
          <w:rFonts w:ascii="Times New Roman" w:eastAsia="Times New Roman" w:hAnsi="Times New Roman" w:cs="Times New Roman"/>
          <w:kern w:val="0"/>
          <w14:ligatures w14:val="none"/>
        </w:rPr>
        <w:t>(</w:t>
      </w:r>
      <w:proofErr w:type="spellStart"/>
      <w:r w:rsidR="00F06132" w:rsidRPr="00824ABD">
        <w:rPr>
          <w:rFonts w:ascii="Times New Roman" w:eastAsia="Times New Roman" w:hAnsi="Times New Roman" w:cs="Times New Roman"/>
          <w:kern w:val="0"/>
          <w14:ligatures w14:val="none"/>
        </w:rPr>
        <w:t>i</w:t>
      </w:r>
      <w:proofErr w:type="spellEnd"/>
      <w:r w:rsidR="00F06132" w:rsidRPr="00824ABD">
        <w:rPr>
          <w:rFonts w:ascii="Times New Roman" w:eastAsia="Times New Roman" w:hAnsi="Times New Roman" w:cs="Times New Roman"/>
          <w:kern w:val="0"/>
          <w14:ligatures w14:val="none"/>
        </w:rPr>
        <w:t>) holds all necessary licenses, permits, and approvals required under applicable laws for the operation of its business in each jurisdiction where it operates, and all such licenses, permits, and approvals are in full force and effect;</w:t>
      </w:r>
      <w:r w:rsidR="00844235" w:rsidRPr="00824ABD">
        <w:rPr>
          <w:rFonts w:ascii="Times New Roman" w:hAnsi="Times New Roman" w:cs="Times New Roman" w:hint="eastAsia"/>
          <w:kern w:val="0"/>
          <w14:ligatures w14:val="none"/>
        </w:rPr>
        <w:t xml:space="preserve"> </w:t>
      </w:r>
      <w:r w:rsidR="00F06132" w:rsidRPr="00824ABD">
        <w:rPr>
          <w:rFonts w:ascii="Times New Roman" w:eastAsia="Times New Roman" w:hAnsi="Times New Roman" w:cs="Times New Roman"/>
          <w:kern w:val="0"/>
          <w14:ligatures w14:val="none"/>
        </w:rPr>
        <w:t>(ii) has not received any notices of violation, investigation, or regulatory or administrative proceedings with respect to non-compliance with any applicable laws or regulations;</w:t>
      </w:r>
      <w:r w:rsidR="00844235" w:rsidRPr="00824ABD">
        <w:rPr>
          <w:rFonts w:ascii="Times New Roman" w:hAnsi="Times New Roman" w:cs="Times New Roman" w:hint="eastAsia"/>
          <w:kern w:val="0"/>
          <w14:ligatures w14:val="none"/>
        </w:rPr>
        <w:t xml:space="preserve"> </w:t>
      </w:r>
      <w:r w:rsidR="00F06132" w:rsidRPr="00824ABD">
        <w:rPr>
          <w:rFonts w:ascii="Times New Roman" w:eastAsia="Times New Roman" w:hAnsi="Times New Roman" w:cs="Times New Roman"/>
          <w:kern w:val="0"/>
          <w14:ligatures w14:val="none"/>
        </w:rPr>
        <w:t>(iii) is not subject to any pending or</w:t>
      </w:r>
      <w:r w:rsidR="00844235" w:rsidRPr="00824ABD">
        <w:rPr>
          <w:rFonts w:ascii="Times New Roman" w:hAnsi="Times New Roman" w:cs="Times New Roman" w:hint="eastAsia"/>
          <w:kern w:val="0"/>
          <w14:ligatures w14:val="none"/>
        </w:rPr>
        <w:t>, to the best of knowledge</w:t>
      </w:r>
      <w:r w:rsidR="00255183">
        <w:rPr>
          <w:rFonts w:ascii="Times New Roman" w:hAnsi="Times New Roman" w:cs="Times New Roman"/>
          <w:kern w:val="0"/>
          <w14:ligatures w14:val="none"/>
        </w:rPr>
        <w:t xml:space="preserve"> of the Seller</w:t>
      </w:r>
      <w:r w:rsidR="00844235" w:rsidRPr="00824ABD">
        <w:rPr>
          <w:rFonts w:ascii="Times New Roman" w:hAnsi="Times New Roman" w:cs="Times New Roman" w:hint="eastAsia"/>
          <w:kern w:val="0"/>
          <w14:ligatures w14:val="none"/>
        </w:rPr>
        <w:t>,</w:t>
      </w:r>
      <w:r w:rsidR="00F06132" w:rsidRPr="00824ABD">
        <w:rPr>
          <w:rFonts w:ascii="Times New Roman" w:eastAsia="Times New Roman" w:hAnsi="Times New Roman" w:cs="Times New Roman"/>
          <w:kern w:val="0"/>
          <w14:ligatures w14:val="none"/>
        </w:rPr>
        <w:t xml:space="preserve"> threatened regulatory or legal actions, disputes, or investigations in respect of any non-compliance;</w:t>
      </w:r>
      <w:r w:rsidR="00844235" w:rsidRPr="00824ABD">
        <w:rPr>
          <w:rFonts w:ascii="Times New Roman" w:hAnsi="Times New Roman" w:cs="Times New Roman" w:hint="eastAsia"/>
          <w:kern w:val="0"/>
          <w14:ligatures w14:val="none"/>
        </w:rPr>
        <w:t xml:space="preserve"> </w:t>
      </w:r>
      <w:r w:rsidR="00F06132" w:rsidRPr="00824ABD">
        <w:rPr>
          <w:rFonts w:ascii="Times New Roman" w:eastAsia="Times New Roman" w:hAnsi="Times New Roman" w:cs="Times New Roman"/>
          <w:kern w:val="0"/>
          <w14:ligatures w14:val="none"/>
        </w:rPr>
        <w:t xml:space="preserve">(iv) </w:t>
      </w:r>
      <w:r w:rsidR="00844235" w:rsidRPr="00824ABD">
        <w:rPr>
          <w:rFonts w:ascii="Times New Roman" w:eastAsia="Times New Roman" w:hAnsi="Times New Roman" w:cs="Times New Roman"/>
          <w:kern w:val="0"/>
          <w14:ligatures w14:val="none"/>
        </w:rPr>
        <w:t>has no outstanding fines, penalties, or assessments arising from any alleged or actual violation of applicable laws or regulations</w:t>
      </w:r>
      <w:r w:rsidR="00AD4752">
        <w:rPr>
          <w:rFonts w:ascii="Times New Roman" w:hAnsi="Times New Roman" w:cs="Times New Roman"/>
          <w:kern w:val="0"/>
          <w14:ligatures w14:val="none"/>
        </w:rPr>
        <w:t>;</w:t>
      </w:r>
    </w:p>
    <w:p w14:paraId="05E3595D" w14:textId="0512C8C6" w:rsidR="00824ABD" w:rsidRPr="00824ABD" w:rsidRDefault="0000711C" w:rsidP="0049100D">
      <w:pPr>
        <w:pStyle w:val="ListParagraph"/>
        <w:numPr>
          <w:ilvl w:val="2"/>
          <w:numId w:val="21"/>
        </w:numPr>
        <w:ind w:left="1701" w:hanging="850"/>
        <w:rPr>
          <w:rFonts w:ascii="Times New Roman" w:hAnsi="Times New Roman" w:cs="Times New Roman"/>
          <w:kern w:val="0"/>
          <w14:ligatures w14:val="none"/>
        </w:rPr>
      </w:pPr>
      <w:r>
        <w:rPr>
          <w:rFonts w:ascii="Times New Roman" w:eastAsia="Times New Roman" w:hAnsi="Times New Roman" w:cs="Times New Roman"/>
          <w:kern w:val="0"/>
          <w14:ligatures w14:val="none"/>
        </w:rPr>
        <w:t>A</w:t>
      </w:r>
      <w:r w:rsidR="00442A1E" w:rsidRPr="00824ABD">
        <w:rPr>
          <w:rFonts w:ascii="Times New Roman" w:eastAsia="Times New Roman" w:hAnsi="Times New Roman" w:cs="Times New Roman"/>
          <w:kern w:val="0"/>
          <w14:ligatures w14:val="none"/>
        </w:rPr>
        <w:t xml:space="preserve">ll material contracts of the Company have been disclosed to the Buyer. </w:t>
      </w:r>
      <w:r>
        <w:rPr>
          <w:rFonts w:ascii="Times New Roman" w:eastAsia="Times New Roman" w:hAnsi="Times New Roman" w:cs="Times New Roman"/>
          <w:kern w:val="0"/>
          <w14:ligatures w14:val="none"/>
        </w:rPr>
        <w:t>All</w:t>
      </w:r>
      <w:r w:rsidR="00442A1E" w:rsidRPr="00824ABD">
        <w:rPr>
          <w:rFonts w:ascii="Times New Roman" w:eastAsia="Times New Roman" w:hAnsi="Times New Roman" w:cs="Times New Roman"/>
          <w:kern w:val="0"/>
          <w14:ligatures w14:val="none"/>
        </w:rPr>
        <w:t xml:space="preserve"> such contracts are in full force and effect, and no amendments, modifications, or waivers of any material terms have occurred </w:t>
      </w:r>
      <w:r w:rsidR="003A4564" w:rsidRPr="00824ABD">
        <w:rPr>
          <w:rFonts w:ascii="Times New Roman" w:eastAsia="Times New Roman" w:hAnsi="Times New Roman" w:cs="Times New Roman"/>
          <w:kern w:val="0"/>
          <w14:ligatures w14:val="none"/>
        </w:rPr>
        <w:t xml:space="preserve">except </w:t>
      </w:r>
      <w:r w:rsidR="00336A84" w:rsidRPr="00824ABD">
        <w:rPr>
          <w:rFonts w:ascii="Times New Roman" w:eastAsia="Times New Roman" w:hAnsi="Times New Roman" w:cs="Times New Roman"/>
          <w:kern w:val="0"/>
          <w14:ligatures w14:val="none"/>
        </w:rPr>
        <w:t>for those</w:t>
      </w:r>
      <w:r w:rsidR="00442A1E" w:rsidRPr="00824ABD">
        <w:rPr>
          <w:rFonts w:ascii="Times New Roman" w:eastAsia="Times New Roman" w:hAnsi="Times New Roman" w:cs="Times New Roman"/>
          <w:kern w:val="0"/>
          <w14:ligatures w14:val="none"/>
        </w:rPr>
        <w:t xml:space="preserve"> disclosed to the Buyer in </w:t>
      </w:r>
      <w:proofErr w:type="gramStart"/>
      <w:r w:rsidR="00442A1E" w:rsidRPr="00824ABD">
        <w:rPr>
          <w:rFonts w:ascii="Times New Roman" w:eastAsia="Times New Roman" w:hAnsi="Times New Roman" w:cs="Times New Roman"/>
          <w:kern w:val="0"/>
          <w14:ligatures w14:val="none"/>
        </w:rPr>
        <w:t>writing</w:t>
      </w:r>
      <w:r w:rsidR="00AD4752">
        <w:rPr>
          <w:rFonts w:ascii="Times New Roman" w:eastAsia="Times New Roman" w:hAnsi="Times New Roman" w:cs="Times New Roman"/>
          <w:kern w:val="0"/>
          <w14:ligatures w14:val="none"/>
        </w:rPr>
        <w:t>;</w:t>
      </w:r>
      <w:proofErr w:type="gramEnd"/>
    </w:p>
    <w:p w14:paraId="4CE72DD1" w14:textId="77777777" w:rsidR="00824ABD" w:rsidRPr="00824ABD" w:rsidRDefault="000B0988" w:rsidP="00637287">
      <w:pPr>
        <w:pStyle w:val="ListParagraph"/>
        <w:numPr>
          <w:ilvl w:val="2"/>
          <w:numId w:val="21"/>
        </w:numPr>
        <w:ind w:left="1701" w:hanging="850"/>
        <w:rPr>
          <w:rFonts w:ascii="Times New Roman" w:hAnsi="Times New Roman" w:cs="Times New Roman"/>
          <w:kern w:val="0"/>
          <w14:ligatures w14:val="none"/>
        </w:rPr>
      </w:pPr>
      <w:r w:rsidRPr="00824ABD">
        <w:rPr>
          <w:rFonts w:ascii="Times New Roman" w:hAnsi="Times New Roman" w:cs="Times New Roman"/>
        </w:rPr>
        <w:t xml:space="preserve">The Company is not in breach of any </w:t>
      </w:r>
      <w:r w:rsidRPr="00824ABD">
        <w:rPr>
          <w:rStyle w:val="Strong"/>
          <w:rFonts w:ascii="Times New Roman" w:eastAsiaTheme="majorEastAsia" w:hAnsi="Times New Roman" w:cs="Times New Roman"/>
          <w:b w:val="0"/>
          <w:bCs w:val="0"/>
        </w:rPr>
        <w:t>material contract</w:t>
      </w:r>
      <w:r w:rsidRPr="00824ABD">
        <w:rPr>
          <w:rFonts w:ascii="Times New Roman" w:hAnsi="Times New Roman" w:cs="Times New Roman"/>
        </w:rPr>
        <w:t xml:space="preserve">, nor is it aware of any act or omission that, with the passage of time or the giving of notice (or both), would constitute a breach of any material contract. The Company has </w:t>
      </w:r>
      <w:r w:rsidRPr="00824ABD">
        <w:rPr>
          <w:rStyle w:val="Strong"/>
          <w:rFonts w:ascii="Times New Roman" w:eastAsiaTheme="majorEastAsia" w:hAnsi="Times New Roman" w:cs="Times New Roman"/>
          <w:b w:val="0"/>
          <w:bCs w:val="0"/>
        </w:rPr>
        <w:t>duly performed</w:t>
      </w:r>
      <w:r w:rsidRPr="00824ABD">
        <w:rPr>
          <w:rFonts w:ascii="Times New Roman" w:hAnsi="Times New Roman" w:cs="Times New Roman"/>
        </w:rPr>
        <w:t xml:space="preserve"> all of its obligations under each material contract and is not subject to any claim, dispute, or allegation of default, and no event or circumstance has occurred that could, or is likely to, lead to</w:t>
      </w:r>
      <w:r w:rsidR="009736F6" w:rsidRPr="00824ABD">
        <w:rPr>
          <w:rFonts w:ascii="Times New Roman" w:hAnsi="Times New Roman" w:cs="Times New Roman" w:hint="eastAsia"/>
        </w:rPr>
        <w:t xml:space="preserve"> </w:t>
      </w:r>
      <w:r w:rsidRPr="00824ABD">
        <w:rPr>
          <w:rFonts w:ascii="Times New Roman" w:hAnsi="Times New Roman" w:cs="Times New Roman"/>
        </w:rPr>
        <w:t>(</w:t>
      </w:r>
      <w:proofErr w:type="spellStart"/>
      <w:r w:rsidRPr="00824ABD">
        <w:rPr>
          <w:rFonts w:ascii="Times New Roman" w:hAnsi="Times New Roman" w:cs="Times New Roman"/>
        </w:rPr>
        <w:t>i</w:t>
      </w:r>
      <w:proofErr w:type="spellEnd"/>
      <w:r w:rsidRPr="00824ABD">
        <w:rPr>
          <w:rFonts w:ascii="Times New Roman" w:hAnsi="Times New Roman" w:cs="Times New Roman"/>
        </w:rPr>
        <w:t xml:space="preserve">) the </w:t>
      </w:r>
      <w:r w:rsidRPr="00824ABD">
        <w:rPr>
          <w:rStyle w:val="Strong"/>
          <w:rFonts w:ascii="Times New Roman" w:eastAsiaTheme="majorEastAsia" w:hAnsi="Times New Roman" w:cs="Times New Roman"/>
          <w:b w:val="0"/>
          <w:bCs w:val="0"/>
        </w:rPr>
        <w:t>termination</w:t>
      </w:r>
      <w:r w:rsidRPr="00D30477">
        <w:rPr>
          <w:rFonts w:ascii="Times New Roman" w:hAnsi="Times New Roman" w:cs="Times New Roman"/>
        </w:rPr>
        <w:t>,</w:t>
      </w:r>
      <w:r w:rsidRPr="00824ABD">
        <w:rPr>
          <w:rFonts w:ascii="Times New Roman" w:hAnsi="Times New Roman" w:cs="Times New Roman"/>
          <w:b/>
          <w:bCs/>
        </w:rPr>
        <w:t xml:space="preserve"> </w:t>
      </w:r>
      <w:r w:rsidRPr="00824ABD">
        <w:rPr>
          <w:rStyle w:val="Strong"/>
          <w:rFonts w:ascii="Times New Roman" w:eastAsiaTheme="majorEastAsia" w:hAnsi="Times New Roman" w:cs="Times New Roman"/>
          <w:b w:val="0"/>
          <w:bCs w:val="0"/>
        </w:rPr>
        <w:t>cancellation</w:t>
      </w:r>
      <w:r w:rsidRPr="00D30477">
        <w:rPr>
          <w:rFonts w:ascii="Times New Roman" w:hAnsi="Times New Roman" w:cs="Times New Roman"/>
        </w:rPr>
        <w:t xml:space="preserve">, </w:t>
      </w:r>
      <w:r w:rsidRPr="00824ABD">
        <w:rPr>
          <w:rStyle w:val="Strong"/>
          <w:rFonts w:ascii="Times New Roman" w:eastAsiaTheme="majorEastAsia" w:hAnsi="Times New Roman" w:cs="Times New Roman"/>
          <w:b w:val="0"/>
          <w:bCs w:val="0"/>
        </w:rPr>
        <w:t>modification</w:t>
      </w:r>
      <w:r w:rsidRPr="00824ABD">
        <w:rPr>
          <w:rFonts w:ascii="Times New Roman" w:hAnsi="Times New Roman" w:cs="Times New Roman"/>
        </w:rPr>
        <w:t>, or</w:t>
      </w:r>
      <w:r w:rsidRPr="00824ABD">
        <w:rPr>
          <w:rFonts w:ascii="Times New Roman" w:hAnsi="Times New Roman" w:cs="Times New Roman"/>
          <w:b/>
          <w:bCs/>
        </w:rPr>
        <w:t xml:space="preserve"> </w:t>
      </w:r>
      <w:r w:rsidRPr="00824ABD">
        <w:rPr>
          <w:rStyle w:val="Strong"/>
          <w:rFonts w:ascii="Times New Roman" w:eastAsiaTheme="majorEastAsia" w:hAnsi="Times New Roman" w:cs="Times New Roman"/>
          <w:b w:val="0"/>
          <w:bCs w:val="0"/>
        </w:rPr>
        <w:t>amendment</w:t>
      </w:r>
      <w:r w:rsidRPr="00824ABD">
        <w:rPr>
          <w:rFonts w:ascii="Times New Roman" w:hAnsi="Times New Roman" w:cs="Times New Roman"/>
        </w:rPr>
        <w:t xml:space="preserve"> of any material contract;</w:t>
      </w:r>
      <w:r w:rsidR="009736F6" w:rsidRPr="00824ABD">
        <w:rPr>
          <w:rFonts w:ascii="Times New Roman" w:hAnsi="Times New Roman" w:cs="Times New Roman" w:hint="eastAsia"/>
        </w:rPr>
        <w:t xml:space="preserve"> </w:t>
      </w:r>
      <w:r w:rsidRPr="00824ABD">
        <w:rPr>
          <w:rFonts w:ascii="Times New Roman" w:hAnsi="Times New Roman" w:cs="Times New Roman"/>
        </w:rPr>
        <w:t xml:space="preserve">(ii) the </w:t>
      </w:r>
      <w:r w:rsidRPr="00824ABD">
        <w:rPr>
          <w:rStyle w:val="Strong"/>
          <w:rFonts w:ascii="Times New Roman" w:eastAsiaTheme="majorEastAsia" w:hAnsi="Times New Roman" w:cs="Times New Roman"/>
          <w:b w:val="0"/>
          <w:bCs w:val="0"/>
        </w:rPr>
        <w:t>acceleration</w:t>
      </w:r>
      <w:r w:rsidRPr="00824ABD">
        <w:rPr>
          <w:rFonts w:ascii="Times New Roman" w:hAnsi="Times New Roman" w:cs="Times New Roman"/>
        </w:rPr>
        <w:t xml:space="preserve"> of any payment or other obligations under any material contract;</w:t>
      </w:r>
      <w:r w:rsidR="009736F6" w:rsidRPr="00824ABD">
        <w:rPr>
          <w:rFonts w:ascii="Times New Roman" w:hAnsi="Times New Roman" w:cs="Times New Roman" w:hint="eastAsia"/>
        </w:rPr>
        <w:t xml:space="preserve"> </w:t>
      </w:r>
      <w:r w:rsidRPr="00824ABD">
        <w:rPr>
          <w:rFonts w:ascii="Times New Roman" w:hAnsi="Times New Roman" w:cs="Times New Roman"/>
        </w:rPr>
        <w:t>(iii) the</w:t>
      </w:r>
      <w:r w:rsidR="009736F6" w:rsidRPr="00824ABD">
        <w:rPr>
          <w:rFonts w:ascii="Times New Roman" w:hAnsi="Times New Roman" w:cs="Times New Roman" w:hint="eastAsia"/>
        </w:rPr>
        <w:t xml:space="preserve"> </w:t>
      </w:r>
      <w:r w:rsidRPr="00824ABD">
        <w:rPr>
          <w:rFonts w:ascii="Times New Roman" w:hAnsi="Times New Roman" w:cs="Times New Roman"/>
        </w:rPr>
        <w:t xml:space="preserve">imposition of any </w:t>
      </w:r>
      <w:r w:rsidRPr="00824ABD">
        <w:rPr>
          <w:rStyle w:val="Strong"/>
          <w:rFonts w:ascii="Times New Roman" w:eastAsiaTheme="majorEastAsia" w:hAnsi="Times New Roman" w:cs="Times New Roman"/>
          <w:b w:val="0"/>
          <w:bCs w:val="0"/>
        </w:rPr>
        <w:t>penalties</w:t>
      </w:r>
      <w:r w:rsidRPr="00824ABD">
        <w:rPr>
          <w:rFonts w:ascii="Times New Roman" w:hAnsi="Times New Roman" w:cs="Times New Roman"/>
        </w:rPr>
        <w:t xml:space="preserve">, </w:t>
      </w:r>
      <w:r w:rsidRPr="00824ABD">
        <w:rPr>
          <w:rStyle w:val="Strong"/>
          <w:rFonts w:ascii="Times New Roman" w:eastAsiaTheme="majorEastAsia" w:hAnsi="Times New Roman" w:cs="Times New Roman"/>
          <w:b w:val="0"/>
          <w:bCs w:val="0"/>
        </w:rPr>
        <w:t>fines</w:t>
      </w:r>
      <w:r w:rsidRPr="00824ABD">
        <w:rPr>
          <w:rFonts w:ascii="Times New Roman" w:hAnsi="Times New Roman" w:cs="Times New Roman"/>
        </w:rPr>
        <w:t>, or other adverse consequences for non-compliance with any material contract;</w:t>
      </w:r>
      <w:r w:rsidR="009736F6" w:rsidRPr="00824ABD">
        <w:rPr>
          <w:rFonts w:ascii="Times New Roman" w:hAnsi="Times New Roman" w:cs="Times New Roman" w:hint="eastAsia"/>
        </w:rPr>
        <w:t xml:space="preserve"> </w:t>
      </w:r>
      <w:r w:rsidRPr="00824ABD">
        <w:rPr>
          <w:rFonts w:ascii="Times New Roman" w:hAnsi="Times New Roman" w:cs="Times New Roman"/>
        </w:rPr>
        <w:t xml:space="preserve">(iv) the </w:t>
      </w:r>
      <w:r w:rsidRPr="00824ABD">
        <w:rPr>
          <w:rStyle w:val="Strong"/>
          <w:rFonts w:ascii="Times New Roman" w:eastAsiaTheme="majorEastAsia" w:hAnsi="Times New Roman" w:cs="Times New Roman"/>
          <w:b w:val="0"/>
          <w:bCs w:val="0"/>
        </w:rPr>
        <w:t>refusal</w:t>
      </w:r>
      <w:r w:rsidRPr="00824ABD">
        <w:rPr>
          <w:rFonts w:ascii="Times New Roman" w:hAnsi="Times New Roman" w:cs="Times New Roman"/>
          <w:b/>
          <w:bCs/>
        </w:rPr>
        <w:t xml:space="preserve"> </w:t>
      </w:r>
      <w:r w:rsidRPr="00824ABD">
        <w:rPr>
          <w:rFonts w:ascii="Times New Roman" w:hAnsi="Times New Roman" w:cs="Times New Roman"/>
        </w:rPr>
        <w:t xml:space="preserve">or </w:t>
      </w:r>
      <w:r w:rsidRPr="00824ABD">
        <w:rPr>
          <w:rStyle w:val="Strong"/>
          <w:rFonts w:ascii="Times New Roman" w:eastAsiaTheme="majorEastAsia" w:hAnsi="Times New Roman" w:cs="Times New Roman"/>
          <w:b w:val="0"/>
          <w:bCs w:val="0"/>
        </w:rPr>
        <w:t>delay</w:t>
      </w:r>
      <w:r w:rsidRPr="00824ABD">
        <w:rPr>
          <w:rFonts w:ascii="Times New Roman" w:hAnsi="Times New Roman" w:cs="Times New Roman"/>
        </w:rPr>
        <w:t xml:space="preserve"> of any party to a material contract in fulfilling its obligations thereunder;</w:t>
      </w:r>
      <w:r w:rsidR="009736F6" w:rsidRPr="00824ABD">
        <w:rPr>
          <w:rFonts w:ascii="Times New Roman" w:hAnsi="Times New Roman" w:cs="Times New Roman" w:hint="eastAsia"/>
        </w:rPr>
        <w:t xml:space="preserve"> </w:t>
      </w:r>
      <w:r w:rsidRPr="00824ABD">
        <w:rPr>
          <w:rFonts w:ascii="Times New Roman" w:hAnsi="Times New Roman" w:cs="Times New Roman"/>
        </w:rPr>
        <w:t xml:space="preserve">(v) any party to a material contract exercising its rights to </w:t>
      </w:r>
      <w:r w:rsidRPr="00824ABD">
        <w:rPr>
          <w:rStyle w:val="Strong"/>
          <w:rFonts w:ascii="Times New Roman" w:eastAsiaTheme="majorEastAsia" w:hAnsi="Times New Roman" w:cs="Times New Roman"/>
          <w:b w:val="0"/>
          <w:bCs w:val="0"/>
        </w:rPr>
        <w:t>terminate</w:t>
      </w:r>
      <w:r w:rsidRPr="00824ABD">
        <w:rPr>
          <w:rFonts w:ascii="Times New Roman" w:hAnsi="Times New Roman" w:cs="Times New Roman"/>
          <w:b/>
          <w:bCs/>
        </w:rPr>
        <w:t xml:space="preserve"> </w:t>
      </w:r>
      <w:r w:rsidRPr="00824ABD">
        <w:rPr>
          <w:rFonts w:ascii="Times New Roman" w:hAnsi="Times New Roman" w:cs="Times New Roman"/>
        </w:rPr>
        <w:t xml:space="preserve">or </w:t>
      </w:r>
      <w:r w:rsidRPr="00824ABD">
        <w:rPr>
          <w:rStyle w:val="Strong"/>
          <w:rFonts w:ascii="Times New Roman" w:eastAsiaTheme="majorEastAsia" w:hAnsi="Times New Roman" w:cs="Times New Roman"/>
          <w:b w:val="0"/>
          <w:bCs w:val="0"/>
        </w:rPr>
        <w:t>modify</w:t>
      </w:r>
      <w:r w:rsidRPr="00824ABD">
        <w:rPr>
          <w:rFonts w:ascii="Times New Roman" w:hAnsi="Times New Roman" w:cs="Times New Roman"/>
        </w:rPr>
        <w:t xml:space="preserve"> the terms of the contract, or taking any other action that could result in a </w:t>
      </w:r>
      <w:r w:rsidR="00130F2A" w:rsidRPr="00824ABD">
        <w:rPr>
          <w:rFonts w:ascii="Times New Roman" w:hAnsi="Times New Roman" w:cs="Times New Roman"/>
          <w:lang w:val="en-US"/>
        </w:rPr>
        <w:t xml:space="preserve">Material </w:t>
      </w:r>
      <w:r w:rsidR="009736F6" w:rsidRPr="00824ABD">
        <w:rPr>
          <w:rFonts w:ascii="Times New Roman" w:hAnsi="Times New Roman" w:cs="Times New Roman"/>
        </w:rPr>
        <w:t>A</w:t>
      </w:r>
      <w:r w:rsidRPr="00824ABD">
        <w:rPr>
          <w:rFonts w:ascii="Times New Roman" w:hAnsi="Times New Roman" w:cs="Times New Roman"/>
        </w:rPr>
        <w:t>dverse</w:t>
      </w:r>
      <w:r w:rsidR="009736F6" w:rsidRPr="00824ABD">
        <w:rPr>
          <w:rFonts w:ascii="Times New Roman" w:hAnsi="Times New Roman" w:cs="Times New Roman" w:hint="eastAsia"/>
        </w:rPr>
        <w:t xml:space="preserve"> </w:t>
      </w:r>
      <w:r w:rsidR="009736F6" w:rsidRPr="00824ABD">
        <w:rPr>
          <w:rFonts w:ascii="Times New Roman" w:hAnsi="Times New Roman" w:cs="Times New Roman"/>
        </w:rPr>
        <w:t>E</w:t>
      </w:r>
      <w:r w:rsidRPr="00824ABD">
        <w:rPr>
          <w:rFonts w:ascii="Times New Roman" w:hAnsi="Times New Roman" w:cs="Times New Roman"/>
        </w:rPr>
        <w:t>ffect on the Company</w:t>
      </w:r>
      <w:r w:rsidR="009736F6" w:rsidRPr="00824ABD">
        <w:rPr>
          <w:rFonts w:ascii="Times New Roman" w:hAnsi="Times New Roman" w:cs="Times New Roman"/>
        </w:rPr>
        <w:t>’</w:t>
      </w:r>
      <w:r w:rsidRPr="00824ABD">
        <w:rPr>
          <w:rFonts w:ascii="Times New Roman" w:hAnsi="Times New Roman" w:cs="Times New Roman"/>
        </w:rPr>
        <w:t>s business.</w:t>
      </w:r>
      <w:r w:rsidR="009736F6" w:rsidRPr="00824ABD">
        <w:rPr>
          <w:rFonts w:ascii="Times New Roman" w:hAnsi="Times New Roman" w:cs="Times New Roman"/>
        </w:rPr>
        <w:t xml:space="preserve"> </w:t>
      </w:r>
      <w:r w:rsidRPr="00824ABD">
        <w:rPr>
          <w:rFonts w:ascii="Times New Roman" w:hAnsi="Times New Roman" w:cs="Times New Roman"/>
        </w:rPr>
        <w:t xml:space="preserve">The Company has </w:t>
      </w:r>
      <w:r w:rsidRPr="00824ABD">
        <w:rPr>
          <w:rStyle w:val="Strong"/>
          <w:rFonts w:ascii="Times New Roman" w:eastAsiaTheme="majorEastAsia" w:hAnsi="Times New Roman" w:cs="Times New Roman"/>
          <w:b w:val="0"/>
          <w:bCs w:val="0"/>
        </w:rPr>
        <w:t>not received any notices</w:t>
      </w:r>
      <w:r w:rsidRPr="00824ABD">
        <w:rPr>
          <w:rFonts w:ascii="Times New Roman" w:hAnsi="Times New Roman" w:cs="Times New Roman"/>
          <w:b/>
          <w:bCs/>
        </w:rPr>
        <w:t xml:space="preserve"> </w:t>
      </w:r>
      <w:r w:rsidRPr="00824ABD">
        <w:rPr>
          <w:rFonts w:ascii="Times New Roman" w:hAnsi="Times New Roman" w:cs="Times New Roman"/>
        </w:rPr>
        <w:t>or</w:t>
      </w:r>
      <w:r w:rsidRPr="00824ABD">
        <w:rPr>
          <w:rFonts w:ascii="Times New Roman" w:hAnsi="Times New Roman" w:cs="Times New Roman"/>
          <w:b/>
          <w:bCs/>
        </w:rPr>
        <w:t xml:space="preserve"> </w:t>
      </w:r>
      <w:r w:rsidRPr="00824ABD">
        <w:rPr>
          <w:rStyle w:val="Strong"/>
          <w:rFonts w:ascii="Times New Roman" w:eastAsiaTheme="majorEastAsia" w:hAnsi="Times New Roman" w:cs="Times New Roman"/>
          <w:b w:val="0"/>
          <w:bCs w:val="0"/>
        </w:rPr>
        <w:t>communications</w:t>
      </w:r>
      <w:r w:rsidRPr="00824ABD">
        <w:rPr>
          <w:rFonts w:ascii="Times New Roman" w:hAnsi="Times New Roman" w:cs="Times New Roman"/>
        </w:rPr>
        <w:t xml:space="preserve"> from any party to a material contract indicating any intention to terminate, modify, or dispute the performance of the material contract.</w:t>
      </w:r>
      <w:r w:rsidR="009736F6" w:rsidRPr="00824ABD">
        <w:rPr>
          <w:rFonts w:ascii="Times New Roman" w:hAnsi="Times New Roman" w:cs="Times New Roman"/>
        </w:rPr>
        <w:t xml:space="preserve"> </w:t>
      </w:r>
      <w:r w:rsidRPr="00824ABD">
        <w:rPr>
          <w:rFonts w:ascii="Times New Roman" w:hAnsi="Times New Roman" w:cs="Times New Roman"/>
        </w:rPr>
        <w:t xml:space="preserve">For purposes of this section, </w:t>
      </w:r>
      <w:r w:rsidR="00130F2A" w:rsidRPr="00824ABD">
        <w:rPr>
          <w:rFonts w:ascii="Times New Roman" w:hAnsi="Times New Roman" w:cs="Times New Roman"/>
        </w:rPr>
        <w:t>“</w:t>
      </w:r>
      <w:r w:rsidRPr="00824ABD">
        <w:rPr>
          <w:rFonts w:ascii="Times New Roman" w:hAnsi="Times New Roman" w:cs="Times New Roman"/>
        </w:rPr>
        <w:t>material contract</w:t>
      </w:r>
      <w:r w:rsidR="00130F2A" w:rsidRPr="00824ABD">
        <w:rPr>
          <w:rFonts w:ascii="Times New Roman" w:hAnsi="Times New Roman" w:cs="Times New Roman"/>
        </w:rPr>
        <w:t>”</w:t>
      </w:r>
      <w:r w:rsidRPr="00824ABD">
        <w:rPr>
          <w:rFonts w:ascii="Times New Roman" w:hAnsi="Times New Roman" w:cs="Times New Roman"/>
        </w:rPr>
        <w:t xml:space="preserve"> refers to any contract that is critical to the operation of the Company</w:t>
      </w:r>
      <w:r w:rsidR="001F083E" w:rsidRPr="00824ABD">
        <w:rPr>
          <w:rFonts w:ascii="Times New Roman" w:hAnsi="Times New Roman" w:cs="Times New Roman"/>
        </w:rPr>
        <w:t>’</w:t>
      </w:r>
      <w:r w:rsidRPr="00824ABD">
        <w:rPr>
          <w:rFonts w:ascii="Times New Roman" w:hAnsi="Times New Roman" w:cs="Times New Roman"/>
        </w:rPr>
        <w:t xml:space="preserve">s business, including but not limited to contracts with suppliers, customers, or strategic </w:t>
      </w:r>
      <w:proofErr w:type="gramStart"/>
      <w:r w:rsidRPr="00824ABD">
        <w:rPr>
          <w:rFonts w:ascii="Times New Roman" w:hAnsi="Times New Roman" w:cs="Times New Roman"/>
        </w:rPr>
        <w:t>partners</w:t>
      </w:r>
      <w:r w:rsidR="006F4DC1" w:rsidRPr="00824ABD">
        <w:rPr>
          <w:rFonts w:ascii="Times New Roman" w:hAnsi="Times New Roman" w:cs="Times New Roman"/>
        </w:rPr>
        <w:t>;</w:t>
      </w:r>
      <w:proofErr w:type="gramEnd"/>
    </w:p>
    <w:p w14:paraId="23534462" w14:textId="0E455875" w:rsidR="00824ABD" w:rsidRPr="00824ABD" w:rsidRDefault="00324D3F" w:rsidP="00637287">
      <w:pPr>
        <w:pStyle w:val="ListParagraph"/>
        <w:numPr>
          <w:ilvl w:val="2"/>
          <w:numId w:val="21"/>
        </w:numPr>
        <w:ind w:left="1701" w:hanging="850"/>
        <w:rPr>
          <w:rFonts w:ascii="Times New Roman" w:hAnsi="Times New Roman" w:cs="Times New Roman"/>
          <w:kern w:val="0"/>
          <w14:ligatures w14:val="none"/>
        </w:rPr>
      </w:pPr>
      <w:bookmarkStart w:id="25" w:name="_Hlk204863930"/>
      <w:r w:rsidRPr="00824ABD">
        <w:rPr>
          <w:rFonts w:ascii="Times New Roman" w:hAnsi="Times New Roman" w:cs="Times New Roman"/>
        </w:rPr>
        <w:t xml:space="preserve">The Company has good and marketable title to </w:t>
      </w:r>
      <w:proofErr w:type="gramStart"/>
      <w:r w:rsidRPr="00824ABD">
        <w:rPr>
          <w:rFonts w:ascii="Times New Roman" w:hAnsi="Times New Roman" w:cs="Times New Roman"/>
        </w:rPr>
        <w:t>all of</w:t>
      </w:r>
      <w:proofErr w:type="gramEnd"/>
      <w:r w:rsidRPr="00824ABD">
        <w:rPr>
          <w:rFonts w:ascii="Times New Roman" w:hAnsi="Times New Roman" w:cs="Times New Roman"/>
        </w:rPr>
        <w:t xml:space="preserve"> its owned properties, including real estate, fixtures, and any other assets necessary for its business operations</w:t>
      </w:r>
      <w:r w:rsidR="000C6460" w:rsidRPr="00824ABD">
        <w:rPr>
          <w:rFonts w:ascii="Times New Roman" w:hAnsi="Times New Roman" w:cs="Times New Roman"/>
        </w:rPr>
        <w:t xml:space="preserve"> (the “</w:t>
      </w:r>
      <w:r w:rsidR="000C6460" w:rsidRPr="00824ABD">
        <w:rPr>
          <w:rFonts w:ascii="Times New Roman" w:hAnsi="Times New Roman" w:cs="Times New Roman"/>
          <w:b/>
          <w:bCs/>
        </w:rPr>
        <w:t>Owned Properties</w:t>
      </w:r>
      <w:r w:rsidR="000C6460" w:rsidRPr="00824ABD">
        <w:rPr>
          <w:rFonts w:ascii="Times New Roman" w:hAnsi="Times New Roman" w:cs="Times New Roman"/>
        </w:rPr>
        <w:t xml:space="preserve">”). The Owned Properties are </w:t>
      </w:r>
      <w:r w:rsidRPr="00824ABD">
        <w:rPr>
          <w:rFonts w:ascii="Times New Roman" w:hAnsi="Times New Roman" w:cs="Times New Roman"/>
        </w:rPr>
        <w:t xml:space="preserve">free and clear of any </w:t>
      </w:r>
      <w:r w:rsidR="00D30477">
        <w:rPr>
          <w:rFonts w:ascii="Times New Roman" w:hAnsi="Times New Roman" w:cs="Times New Roman"/>
        </w:rPr>
        <w:t>E</w:t>
      </w:r>
      <w:r w:rsidRPr="00824ABD">
        <w:rPr>
          <w:rFonts w:ascii="Times New Roman" w:hAnsi="Times New Roman" w:cs="Times New Roman"/>
        </w:rPr>
        <w:t>ncumbrances</w:t>
      </w:r>
      <w:r w:rsidR="00D30477">
        <w:rPr>
          <w:rFonts w:ascii="Times New Roman" w:hAnsi="Times New Roman" w:cs="Times New Roman"/>
        </w:rPr>
        <w:t xml:space="preserve"> </w:t>
      </w:r>
      <w:r w:rsidRPr="00824ABD">
        <w:rPr>
          <w:rFonts w:ascii="Times New Roman" w:hAnsi="Times New Roman" w:cs="Times New Roman"/>
        </w:rPr>
        <w:t xml:space="preserve">or other claims, except for those disclosed in </w:t>
      </w:r>
      <w:r w:rsidR="0068537C">
        <w:rPr>
          <w:rFonts w:ascii="Times New Roman" w:hAnsi="Times New Roman" w:cs="Times New Roman"/>
        </w:rPr>
        <w:lastRenderedPageBreak/>
        <w:t>writing</w:t>
      </w:r>
      <w:r w:rsidRPr="00824ABD">
        <w:rPr>
          <w:rFonts w:ascii="Times New Roman" w:hAnsi="Times New Roman" w:cs="Times New Roman"/>
        </w:rPr>
        <w:t xml:space="preserve">. The Company is also fully compliant with all applicable zoning, environmental, and other regulatory requirements regarding its </w:t>
      </w:r>
      <w:r w:rsidR="002E4268" w:rsidRPr="00824ABD">
        <w:rPr>
          <w:rFonts w:ascii="Times New Roman" w:hAnsi="Times New Roman" w:cs="Times New Roman"/>
        </w:rPr>
        <w:t xml:space="preserve">Owned </w:t>
      </w:r>
      <w:proofErr w:type="gramStart"/>
      <w:r w:rsidR="002E4268" w:rsidRPr="00824ABD">
        <w:rPr>
          <w:rFonts w:ascii="Times New Roman" w:hAnsi="Times New Roman" w:cs="Times New Roman"/>
        </w:rPr>
        <w:t>Properties</w:t>
      </w:r>
      <w:r w:rsidR="00991C68">
        <w:rPr>
          <w:rFonts w:ascii="Times New Roman" w:hAnsi="Times New Roman" w:cs="Times New Roman"/>
        </w:rPr>
        <w:t>;</w:t>
      </w:r>
      <w:bookmarkEnd w:id="25"/>
      <w:proofErr w:type="gramEnd"/>
    </w:p>
    <w:p w14:paraId="39C2FC9C" w14:textId="0B60F04B" w:rsidR="00824ABD" w:rsidRPr="00824ABD" w:rsidRDefault="00324D3F" w:rsidP="00637287">
      <w:pPr>
        <w:pStyle w:val="ListParagraph"/>
        <w:numPr>
          <w:ilvl w:val="2"/>
          <w:numId w:val="21"/>
        </w:numPr>
        <w:ind w:left="1701" w:hanging="850"/>
        <w:rPr>
          <w:rFonts w:ascii="Times New Roman" w:hAnsi="Times New Roman" w:cs="Times New Roman"/>
          <w:kern w:val="0"/>
          <w14:ligatures w14:val="none"/>
        </w:rPr>
      </w:pPr>
      <w:r w:rsidRPr="00824ABD">
        <w:rPr>
          <w:rFonts w:ascii="Times New Roman" w:hAnsi="Times New Roman" w:cs="Times New Roman"/>
        </w:rPr>
        <w:t>The Company has valid and enforceable leases for all leased properties used in its business, and all such leases are in full force and effect</w:t>
      </w:r>
      <w:r w:rsidR="002E4268" w:rsidRPr="00824ABD">
        <w:rPr>
          <w:rFonts w:ascii="Times New Roman" w:hAnsi="Times New Roman" w:cs="Times New Roman"/>
        </w:rPr>
        <w:t xml:space="preserve"> (the “</w:t>
      </w:r>
      <w:r w:rsidR="002E4268" w:rsidRPr="00824ABD">
        <w:rPr>
          <w:rFonts w:ascii="Times New Roman" w:hAnsi="Times New Roman" w:cs="Times New Roman"/>
          <w:b/>
          <w:bCs/>
        </w:rPr>
        <w:t>Leased Properties</w:t>
      </w:r>
      <w:r w:rsidR="002E4268" w:rsidRPr="00824ABD">
        <w:rPr>
          <w:rFonts w:ascii="Times New Roman" w:hAnsi="Times New Roman" w:cs="Times New Roman"/>
        </w:rPr>
        <w:t>”)</w:t>
      </w:r>
      <w:r w:rsidRPr="00824ABD">
        <w:rPr>
          <w:rFonts w:ascii="Times New Roman" w:hAnsi="Times New Roman" w:cs="Times New Roman"/>
        </w:rPr>
        <w:t xml:space="preserve">. The Company has complied with all material terms and conditions of its leases, and neither the Company nor, to the </w:t>
      </w:r>
      <w:r w:rsidR="008872F8">
        <w:rPr>
          <w:rFonts w:ascii="Times New Roman" w:hAnsi="Times New Roman" w:cs="Times New Roman"/>
        </w:rPr>
        <w:t xml:space="preserve">best knowledge of the </w:t>
      </w:r>
      <w:r w:rsidRPr="00824ABD">
        <w:rPr>
          <w:rFonts w:ascii="Times New Roman" w:hAnsi="Times New Roman" w:cs="Times New Roman"/>
        </w:rPr>
        <w:t xml:space="preserve">Seller, any lessor is in breach of any material lease provision. No event has occurred that would give rise to a material default under any lease, and there are no outstanding claims, disputes, or notices of default with respect to any of the Company’s </w:t>
      </w:r>
      <w:r w:rsidR="00D30477">
        <w:rPr>
          <w:rFonts w:ascii="Times New Roman" w:hAnsi="Times New Roman" w:cs="Times New Roman"/>
        </w:rPr>
        <w:t>L</w:t>
      </w:r>
      <w:r w:rsidRPr="00824ABD">
        <w:rPr>
          <w:rFonts w:ascii="Times New Roman" w:hAnsi="Times New Roman" w:cs="Times New Roman"/>
        </w:rPr>
        <w:t xml:space="preserve">eased </w:t>
      </w:r>
      <w:proofErr w:type="gramStart"/>
      <w:r w:rsidR="00D30477">
        <w:rPr>
          <w:rFonts w:ascii="Times New Roman" w:hAnsi="Times New Roman" w:cs="Times New Roman"/>
        </w:rPr>
        <w:t>P</w:t>
      </w:r>
      <w:r w:rsidRPr="00824ABD">
        <w:rPr>
          <w:rFonts w:ascii="Times New Roman" w:hAnsi="Times New Roman" w:cs="Times New Roman"/>
        </w:rPr>
        <w:t>roperties;</w:t>
      </w:r>
      <w:proofErr w:type="gramEnd"/>
    </w:p>
    <w:p w14:paraId="0C36F800" w14:textId="615706F6" w:rsidR="00824ABD" w:rsidRPr="00824ABD" w:rsidRDefault="00C94F65" w:rsidP="00637287">
      <w:pPr>
        <w:pStyle w:val="ListParagraph"/>
        <w:numPr>
          <w:ilvl w:val="2"/>
          <w:numId w:val="21"/>
        </w:numPr>
        <w:ind w:left="1701" w:hanging="850"/>
        <w:rPr>
          <w:rFonts w:ascii="Times New Roman" w:hAnsi="Times New Roman" w:cs="Times New Roman"/>
          <w:kern w:val="0"/>
          <w14:ligatures w14:val="none"/>
        </w:rPr>
      </w:pPr>
      <w:r w:rsidRPr="00824ABD">
        <w:rPr>
          <w:rFonts w:ascii="Times New Roman" w:eastAsia="Times New Roman" w:hAnsi="Times New Roman" w:cs="Times New Roman"/>
          <w:kern w:val="0"/>
          <w14:ligatures w14:val="none"/>
        </w:rPr>
        <w:t xml:space="preserve">The Company owns, or has valid licenses to use, all intellectual property necessary for the operation of its business, including but not limited to trademarks, patents, copyrights, trade secrets, domain names, software, designs, and any other proprietary rights. The intellectual property is free from any claims, </w:t>
      </w:r>
      <w:r w:rsidR="007562AC">
        <w:rPr>
          <w:rFonts w:ascii="Times New Roman" w:eastAsia="Times New Roman" w:hAnsi="Times New Roman" w:cs="Times New Roman"/>
          <w:kern w:val="0"/>
          <w14:ligatures w14:val="none"/>
        </w:rPr>
        <w:t>E</w:t>
      </w:r>
      <w:r w:rsidRPr="00824ABD">
        <w:rPr>
          <w:rFonts w:ascii="Times New Roman" w:eastAsia="Times New Roman" w:hAnsi="Times New Roman" w:cs="Times New Roman"/>
          <w:kern w:val="0"/>
          <w14:ligatures w14:val="none"/>
        </w:rPr>
        <w:t xml:space="preserve">ncumbrances, or other restrictions, and the use of such intellectual property does not infringe any third-party rights. The Company has taken all reasonable steps to protect and maintain the confidentiality and ownership of its intellectual property, including the execution of appropriate agreements with </w:t>
      </w:r>
      <w:r w:rsidR="000A5F4B">
        <w:rPr>
          <w:rFonts w:ascii="Times New Roman" w:eastAsia="Times New Roman" w:hAnsi="Times New Roman" w:cs="Times New Roman"/>
          <w:kern w:val="0"/>
          <w14:ligatures w14:val="none"/>
        </w:rPr>
        <w:t xml:space="preserve">its </w:t>
      </w:r>
      <w:r w:rsidRPr="00824ABD">
        <w:rPr>
          <w:rFonts w:ascii="Times New Roman" w:eastAsia="Times New Roman" w:hAnsi="Times New Roman" w:cs="Times New Roman"/>
          <w:kern w:val="0"/>
          <w14:ligatures w14:val="none"/>
        </w:rPr>
        <w:t xml:space="preserve">employees, contractors, and third </w:t>
      </w:r>
      <w:proofErr w:type="gramStart"/>
      <w:r w:rsidRPr="00824ABD">
        <w:rPr>
          <w:rFonts w:ascii="Times New Roman" w:eastAsia="Times New Roman" w:hAnsi="Times New Roman" w:cs="Times New Roman"/>
          <w:kern w:val="0"/>
          <w14:ligatures w14:val="none"/>
        </w:rPr>
        <w:t>parties</w:t>
      </w:r>
      <w:r w:rsidR="00F9634A" w:rsidRPr="00824ABD">
        <w:rPr>
          <w:rFonts w:ascii="Times New Roman" w:eastAsia="Times New Roman" w:hAnsi="Times New Roman" w:cs="Times New Roman"/>
          <w:kern w:val="0"/>
          <w14:ligatures w14:val="none"/>
        </w:rPr>
        <w:t>;</w:t>
      </w:r>
      <w:proofErr w:type="gramEnd"/>
    </w:p>
    <w:p w14:paraId="2870B76F" w14:textId="583FA4FC" w:rsidR="00824ABD" w:rsidRPr="00824ABD" w:rsidRDefault="007956BE" w:rsidP="00637287">
      <w:pPr>
        <w:pStyle w:val="ListParagraph"/>
        <w:numPr>
          <w:ilvl w:val="2"/>
          <w:numId w:val="21"/>
        </w:numPr>
        <w:ind w:left="1701" w:hanging="850"/>
        <w:rPr>
          <w:rFonts w:ascii="Times New Roman" w:hAnsi="Times New Roman" w:cs="Times New Roman"/>
          <w:kern w:val="0"/>
          <w14:ligatures w14:val="none"/>
        </w:rPr>
      </w:pPr>
      <w:r w:rsidRPr="00824ABD">
        <w:rPr>
          <w:rFonts w:ascii="Times New Roman" w:eastAsia="Times New Roman" w:hAnsi="Times New Roman" w:cs="Times New Roman"/>
          <w:kern w:val="0"/>
          <w14:ligatures w14:val="none"/>
        </w:rPr>
        <w:t xml:space="preserve">The Company is not, and has not been, infringing upon any intellectual property rights of any third party, </w:t>
      </w:r>
      <w:r w:rsidR="006B6DF2" w:rsidRPr="00824ABD">
        <w:rPr>
          <w:rFonts w:ascii="Times New Roman" w:eastAsia="Times New Roman" w:hAnsi="Times New Roman" w:cs="Times New Roman"/>
          <w:kern w:val="0"/>
          <w14:ligatures w14:val="none"/>
        </w:rPr>
        <w:t xml:space="preserve">including but not limited to trademarks, patents, copyrights, trade secrets, domain names, software, designs, </w:t>
      </w:r>
      <w:r w:rsidR="000A5F4B">
        <w:rPr>
          <w:rFonts w:ascii="Times New Roman" w:eastAsia="Times New Roman" w:hAnsi="Times New Roman" w:cs="Times New Roman"/>
          <w:kern w:val="0"/>
          <w14:ligatures w14:val="none"/>
        </w:rPr>
        <w:t>a</w:t>
      </w:r>
      <w:r w:rsidR="006B6DF2" w:rsidRPr="00824ABD">
        <w:rPr>
          <w:rFonts w:ascii="Times New Roman" w:eastAsia="Times New Roman" w:hAnsi="Times New Roman" w:cs="Times New Roman"/>
          <w:kern w:val="0"/>
          <w14:ligatures w14:val="none"/>
        </w:rPr>
        <w:t>nd any other proprietary rights</w:t>
      </w:r>
      <w:r w:rsidRPr="00824ABD">
        <w:rPr>
          <w:rFonts w:ascii="Times New Roman" w:eastAsia="Times New Roman" w:hAnsi="Times New Roman" w:cs="Times New Roman"/>
          <w:kern w:val="0"/>
          <w14:ligatures w14:val="none"/>
        </w:rPr>
        <w:t>. There are no pending or</w:t>
      </w:r>
      <w:r w:rsidR="005D2C15" w:rsidRPr="00824ABD">
        <w:rPr>
          <w:rFonts w:ascii="Times New Roman" w:eastAsia="Times New Roman" w:hAnsi="Times New Roman" w:cs="Times New Roman"/>
          <w:kern w:val="0"/>
          <w14:ligatures w14:val="none"/>
        </w:rPr>
        <w:t>, to the best knowledge of the Seller,</w:t>
      </w:r>
      <w:r w:rsidRPr="00824ABD">
        <w:rPr>
          <w:rFonts w:ascii="Times New Roman" w:eastAsia="Times New Roman" w:hAnsi="Times New Roman" w:cs="Times New Roman"/>
          <w:kern w:val="0"/>
          <w14:ligatures w14:val="none"/>
        </w:rPr>
        <w:t xml:space="preserve"> threatened claims, lawsuits, or proceedings regarding alleged infringement, misappropriation, or violation of any third-party intellectual property rights. The Company has not received any notices or communications alleging infringement or claiming that the Company</w:t>
      </w:r>
      <w:r w:rsidR="005C6DE8" w:rsidRPr="00824ABD">
        <w:rPr>
          <w:rFonts w:ascii="Times New Roman" w:eastAsia="Times New Roman" w:hAnsi="Times New Roman" w:cs="Times New Roman"/>
          <w:kern w:val="0"/>
          <w14:ligatures w14:val="none"/>
        </w:rPr>
        <w:t>’</w:t>
      </w:r>
      <w:r w:rsidRPr="00824ABD">
        <w:rPr>
          <w:rFonts w:ascii="Times New Roman" w:eastAsia="Times New Roman" w:hAnsi="Times New Roman" w:cs="Times New Roman"/>
          <w:kern w:val="0"/>
          <w14:ligatures w14:val="none"/>
        </w:rPr>
        <w:t xml:space="preserve">s use of intellectual property infringes or violates any third-party </w:t>
      </w:r>
      <w:proofErr w:type="gramStart"/>
      <w:r w:rsidRPr="00824ABD">
        <w:rPr>
          <w:rFonts w:ascii="Times New Roman" w:eastAsia="Times New Roman" w:hAnsi="Times New Roman" w:cs="Times New Roman"/>
          <w:kern w:val="0"/>
          <w14:ligatures w14:val="none"/>
        </w:rPr>
        <w:t>rights</w:t>
      </w:r>
      <w:r w:rsidR="00324D3F" w:rsidRPr="00824ABD">
        <w:rPr>
          <w:rFonts w:ascii="Times New Roman" w:eastAsia="Times New Roman" w:hAnsi="Times New Roman" w:cs="Times New Roman"/>
          <w:kern w:val="0"/>
          <w14:ligatures w14:val="none"/>
        </w:rPr>
        <w:t>;</w:t>
      </w:r>
      <w:proofErr w:type="gramEnd"/>
    </w:p>
    <w:p w14:paraId="3120CE1E" w14:textId="77777777" w:rsidR="00824ABD" w:rsidRPr="00824ABD" w:rsidRDefault="002E4268" w:rsidP="00637287">
      <w:pPr>
        <w:pStyle w:val="ListParagraph"/>
        <w:numPr>
          <w:ilvl w:val="2"/>
          <w:numId w:val="21"/>
        </w:numPr>
        <w:ind w:left="1701" w:hanging="850"/>
        <w:rPr>
          <w:rFonts w:ascii="Times New Roman" w:hAnsi="Times New Roman" w:cs="Times New Roman"/>
          <w:kern w:val="0"/>
          <w14:ligatures w14:val="none"/>
        </w:rPr>
      </w:pPr>
      <w:r w:rsidRPr="00824ABD">
        <w:rPr>
          <w:rFonts w:ascii="Times New Roman" w:hAnsi="Times New Roman" w:cs="Times New Roman"/>
        </w:rPr>
        <w:t xml:space="preserve">There are no </w:t>
      </w:r>
      <w:r w:rsidRPr="00824ABD">
        <w:rPr>
          <w:rStyle w:val="Strong"/>
          <w:rFonts w:ascii="Times New Roman" w:eastAsiaTheme="majorEastAsia" w:hAnsi="Times New Roman" w:cs="Times New Roman"/>
          <w:b w:val="0"/>
          <w:bCs w:val="0"/>
        </w:rPr>
        <w:t>ongoing or</w:t>
      </w:r>
      <w:r w:rsidR="00660509" w:rsidRPr="00824ABD">
        <w:rPr>
          <w:rStyle w:val="Strong"/>
          <w:rFonts w:ascii="Times New Roman" w:eastAsiaTheme="majorEastAsia" w:hAnsi="Times New Roman" w:cs="Times New Roman"/>
          <w:b w:val="0"/>
          <w:bCs w:val="0"/>
        </w:rPr>
        <w:t xml:space="preserve">, to the best knowledge of the Seller, </w:t>
      </w:r>
      <w:r w:rsidRPr="00824ABD">
        <w:rPr>
          <w:rStyle w:val="Strong"/>
          <w:rFonts w:ascii="Times New Roman" w:eastAsiaTheme="majorEastAsia" w:hAnsi="Times New Roman" w:cs="Times New Roman"/>
          <w:b w:val="0"/>
          <w:bCs w:val="0"/>
        </w:rPr>
        <w:t>threatened legal actions, claims, disputes, investigations, or proceedings</w:t>
      </w:r>
      <w:r w:rsidR="001D3B06" w:rsidRPr="00824ABD">
        <w:rPr>
          <w:rStyle w:val="Strong"/>
          <w:rFonts w:ascii="Times New Roman" w:eastAsiaTheme="majorEastAsia" w:hAnsi="Times New Roman" w:cs="Times New Roman"/>
          <w:b w:val="0"/>
          <w:bCs w:val="0"/>
        </w:rPr>
        <w:t>,</w:t>
      </w:r>
      <w:r w:rsidRPr="00824ABD">
        <w:rPr>
          <w:rFonts w:ascii="Times New Roman" w:hAnsi="Times New Roman" w:cs="Times New Roman"/>
        </w:rPr>
        <w:t xml:space="preserve"> whether civil, criminal, administrative, or regulatory</w:t>
      </w:r>
      <w:r w:rsidR="001D3B06" w:rsidRPr="00824ABD">
        <w:rPr>
          <w:rFonts w:ascii="Times New Roman" w:hAnsi="Times New Roman" w:cs="Times New Roman"/>
        </w:rPr>
        <w:t>,</w:t>
      </w:r>
      <w:r w:rsidRPr="00824ABD">
        <w:rPr>
          <w:rFonts w:ascii="Times New Roman" w:hAnsi="Times New Roman" w:cs="Times New Roman"/>
        </w:rPr>
        <w:t xml:space="preserve"> against the Company, nor are there any legal matters that</w:t>
      </w:r>
      <w:r w:rsidR="00660509" w:rsidRPr="00824ABD">
        <w:rPr>
          <w:rFonts w:ascii="Times New Roman" w:hAnsi="Times New Roman" w:cs="Times New Roman"/>
        </w:rPr>
        <w:t xml:space="preserve"> </w:t>
      </w:r>
      <w:r w:rsidRPr="00824ABD">
        <w:rPr>
          <w:rFonts w:ascii="Times New Roman" w:hAnsi="Times New Roman" w:cs="Times New Roman"/>
        </w:rPr>
        <w:t xml:space="preserve">are reasonably likely to be initiated against the Company, that could reasonably be expected to </w:t>
      </w:r>
      <w:r w:rsidRPr="00824ABD">
        <w:rPr>
          <w:rStyle w:val="Strong"/>
          <w:rFonts w:ascii="Times New Roman" w:eastAsiaTheme="majorEastAsia" w:hAnsi="Times New Roman" w:cs="Times New Roman"/>
          <w:b w:val="0"/>
          <w:bCs w:val="0"/>
        </w:rPr>
        <w:t>materially adversely affect</w:t>
      </w:r>
      <w:r w:rsidRPr="00824ABD">
        <w:rPr>
          <w:rFonts w:ascii="Times New Roman" w:hAnsi="Times New Roman" w:cs="Times New Roman"/>
        </w:rPr>
        <w:t xml:space="preserve"> </w:t>
      </w:r>
      <w:r w:rsidR="001D3B06" w:rsidRPr="00824ABD">
        <w:rPr>
          <w:rFonts w:ascii="Times New Roman" w:hAnsi="Times New Roman" w:cs="Times New Roman"/>
        </w:rPr>
        <w:t>the Company’s</w:t>
      </w:r>
      <w:r w:rsidRPr="00824ABD">
        <w:rPr>
          <w:rFonts w:ascii="Times New Roman" w:hAnsi="Times New Roman" w:cs="Times New Roman"/>
        </w:rPr>
        <w:t xml:space="preserve"> business, operations, financial position, assets, or prospects. The Company has not been served with any </w:t>
      </w:r>
      <w:r w:rsidRPr="00824ABD">
        <w:rPr>
          <w:rStyle w:val="Strong"/>
          <w:rFonts w:ascii="Times New Roman" w:eastAsiaTheme="majorEastAsia" w:hAnsi="Times New Roman" w:cs="Times New Roman"/>
          <w:b w:val="0"/>
          <w:bCs w:val="0"/>
        </w:rPr>
        <w:t>notice of violation</w:t>
      </w:r>
      <w:r w:rsidRPr="00824ABD">
        <w:rPr>
          <w:rFonts w:ascii="Times New Roman" w:hAnsi="Times New Roman" w:cs="Times New Roman"/>
        </w:rPr>
        <w:t xml:space="preserve">, </w:t>
      </w:r>
      <w:r w:rsidRPr="00824ABD">
        <w:rPr>
          <w:rStyle w:val="Strong"/>
          <w:rFonts w:ascii="Times New Roman" w:eastAsiaTheme="majorEastAsia" w:hAnsi="Times New Roman" w:cs="Times New Roman"/>
          <w:b w:val="0"/>
          <w:bCs w:val="0"/>
        </w:rPr>
        <w:t>penalty</w:t>
      </w:r>
      <w:r w:rsidRPr="00824ABD">
        <w:rPr>
          <w:rFonts w:ascii="Times New Roman" w:hAnsi="Times New Roman" w:cs="Times New Roman"/>
        </w:rPr>
        <w:t xml:space="preserve">, or </w:t>
      </w:r>
      <w:r w:rsidRPr="00824ABD">
        <w:rPr>
          <w:rStyle w:val="Strong"/>
          <w:rFonts w:ascii="Times New Roman" w:eastAsiaTheme="majorEastAsia" w:hAnsi="Times New Roman" w:cs="Times New Roman"/>
          <w:b w:val="0"/>
          <w:bCs w:val="0"/>
        </w:rPr>
        <w:t>fine</w:t>
      </w:r>
      <w:r w:rsidRPr="00824ABD">
        <w:rPr>
          <w:rFonts w:ascii="Times New Roman" w:hAnsi="Times New Roman" w:cs="Times New Roman"/>
        </w:rPr>
        <w:t xml:space="preserve">, nor is the Company in breach of any </w:t>
      </w:r>
      <w:r w:rsidRPr="00824ABD">
        <w:rPr>
          <w:rStyle w:val="Strong"/>
          <w:rFonts w:ascii="Times New Roman" w:eastAsiaTheme="majorEastAsia" w:hAnsi="Times New Roman" w:cs="Times New Roman"/>
          <w:b w:val="0"/>
          <w:bCs w:val="0"/>
        </w:rPr>
        <w:t>settlement agreements</w:t>
      </w:r>
      <w:r w:rsidRPr="00824ABD">
        <w:rPr>
          <w:rFonts w:ascii="Times New Roman" w:hAnsi="Times New Roman" w:cs="Times New Roman"/>
        </w:rPr>
        <w:t xml:space="preserve"> or </w:t>
      </w:r>
      <w:r w:rsidRPr="00824ABD">
        <w:rPr>
          <w:rStyle w:val="Strong"/>
          <w:rFonts w:ascii="Times New Roman" w:eastAsiaTheme="majorEastAsia" w:hAnsi="Times New Roman" w:cs="Times New Roman"/>
          <w:b w:val="0"/>
          <w:bCs w:val="0"/>
        </w:rPr>
        <w:t>court orders</w:t>
      </w:r>
      <w:r w:rsidRPr="00824ABD">
        <w:rPr>
          <w:rFonts w:ascii="Times New Roman" w:hAnsi="Times New Roman" w:cs="Times New Roman"/>
          <w:b/>
          <w:bCs/>
        </w:rPr>
        <w:t xml:space="preserve"> </w:t>
      </w:r>
      <w:r w:rsidRPr="00824ABD">
        <w:rPr>
          <w:rFonts w:ascii="Times New Roman" w:hAnsi="Times New Roman" w:cs="Times New Roman"/>
        </w:rPr>
        <w:t xml:space="preserve">that could materially affect its </w:t>
      </w:r>
      <w:proofErr w:type="gramStart"/>
      <w:r w:rsidRPr="00824ABD">
        <w:rPr>
          <w:rFonts w:ascii="Times New Roman" w:hAnsi="Times New Roman" w:cs="Times New Roman"/>
        </w:rPr>
        <w:t>business</w:t>
      </w:r>
      <w:r w:rsidR="00DD2BFD" w:rsidRPr="00824ABD">
        <w:rPr>
          <w:rFonts w:ascii="Times New Roman" w:hAnsi="Times New Roman" w:cs="Times New Roman"/>
        </w:rPr>
        <w:t>;</w:t>
      </w:r>
      <w:proofErr w:type="gramEnd"/>
    </w:p>
    <w:p w14:paraId="00B6E8CF" w14:textId="116543C5" w:rsidR="00824ABD" w:rsidRPr="00824ABD" w:rsidRDefault="002E4268" w:rsidP="00637287">
      <w:pPr>
        <w:pStyle w:val="ListParagraph"/>
        <w:numPr>
          <w:ilvl w:val="2"/>
          <w:numId w:val="21"/>
        </w:numPr>
        <w:ind w:left="1701" w:hanging="850"/>
        <w:rPr>
          <w:rFonts w:ascii="Times New Roman" w:hAnsi="Times New Roman" w:cs="Times New Roman"/>
          <w:kern w:val="0"/>
          <w14:ligatures w14:val="none"/>
        </w:rPr>
      </w:pPr>
      <w:r w:rsidRPr="00824ABD">
        <w:rPr>
          <w:rFonts w:ascii="Times New Roman" w:hAnsi="Times New Roman" w:cs="Times New Roman"/>
        </w:rPr>
        <w:t xml:space="preserve">The Company is not currently, nor has it been in the past, subject to any </w:t>
      </w:r>
      <w:r w:rsidRPr="00824ABD">
        <w:rPr>
          <w:rStyle w:val="Strong"/>
          <w:rFonts w:ascii="Times New Roman" w:eastAsiaTheme="majorEastAsia" w:hAnsi="Times New Roman" w:cs="Times New Roman"/>
          <w:b w:val="0"/>
          <w:bCs w:val="0"/>
        </w:rPr>
        <w:t>investigations</w:t>
      </w:r>
      <w:r w:rsidRPr="00824ABD">
        <w:rPr>
          <w:rFonts w:ascii="Times New Roman" w:hAnsi="Times New Roman" w:cs="Times New Roman"/>
        </w:rPr>
        <w:t xml:space="preserve">, </w:t>
      </w:r>
      <w:r w:rsidRPr="00824ABD">
        <w:rPr>
          <w:rStyle w:val="Strong"/>
          <w:rFonts w:ascii="Times New Roman" w:eastAsiaTheme="majorEastAsia" w:hAnsi="Times New Roman" w:cs="Times New Roman"/>
          <w:b w:val="0"/>
          <w:bCs w:val="0"/>
        </w:rPr>
        <w:t>inquiries</w:t>
      </w:r>
      <w:r w:rsidRPr="00824ABD">
        <w:rPr>
          <w:rFonts w:ascii="Times New Roman" w:hAnsi="Times New Roman" w:cs="Times New Roman"/>
        </w:rPr>
        <w:t>,</w:t>
      </w:r>
      <w:r w:rsidRPr="00824ABD">
        <w:rPr>
          <w:rFonts w:ascii="Times New Roman" w:hAnsi="Times New Roman" w:cs="Times New Roman"/>
          <w:b/>
          <w:bCs/>
        </w:rPr>
        <w:t xml:space="preserve"> </w:t>
      </w:r>
      <w:r w:rsidRPr="00824ABD">
        <w:rPr>
          <w:rStyle w:val="Strong"/>
          <w:rFonts w:ascii="Times New Roman" w:eastAsiaTheme="majorEastAsia" w:hAnsi="Times New Roman" w:cs="Times New Roman"/>
          <w:b w:val="0"/>
          <w:bCs w:val="0"/>
        </w:rPr>
        <w:t>audits</w:t>
      </w:r>
      <w:r w:rsidRPr="00824ABD">
        <w:rPr>
          <w:rFonts w:ascii="Times New Roman" w:hAnsi="Times New Roman" w:cs="Times New Roman"/>
        </w:rPr>
        <w:t xml:space="preserve">, or </w:t>
      </w:r>
      <w:r w:rsidRPr="00824ABD">
        <w:rPr>
          <w:rStyle w:val="Strong"/>
          <w:rFonts w:ascii="Times New Roman" w:eastAsiaTheme="majorEastAsia" w:hAnsi="Times New Roman" w:cs="Times New Roman"/>
          <w:b w:val="0"/>
          <w:bCs w:val="0"/>
        </w:rPr>
        <w:t>actions</w:t>
      </w:r>
      <w:r w:rsidRPr="00824ABD">
        <w:rPr>
          <w:rFonts w:ascii="Times New Roman" w:hAnsi="Times New Roman" w:cs="Times New Roman"/>
        </w:rPr>
        <w:t xml:space="preserve"> by any </w:t>
      </w:r>
      <w:r w:rsidRPr="00824ABD">
        <w:rPr>
          <w:rStyle w:val="Strong"/>
          <w:rFonts w:ascii="Times New Roman" w:eastAsiaTheme="majorEastAsia" w:hAnsi="Times New Roman" w:cs="Times New Roman"/>
          <w:b w:val="0"/>
          <w:bCs w:val="0"/>
        </w:rPr>
        <w:t>regulatory authorities</w:t>
      </w:r>
      <w:r w:rsidRPr="00824ABD">
        <w:rPr>
          <w:rFonts w:ascii="Times New Roman" w:hAnsi="Times New Roman" w:cs="Times New Roman"/>
        </w:rPr>
        <w:t xml:space="preserve">, </w:t>
      </w:r>
      <w:r w:rsidRPr="00824ABD">
        <w:rPr>
          <w:rStyle w:val="Strong"/>
          <w:rFonts w:ascii="Times New Roman" w:eastAsiaTheme="majorEastAsia" w:hAnsi="Times New Roman" w:cs="Times New Roman"/>
          <w:b w:val="0"/>
          <w:bCs w:val="0"/>
        </w:rPr>
        <w:t>governmental agencies</w:t>
      </w:r>
      <w:r w:rsidRPr="00824ABD">
        <w:rPr>
          <w:rFonts w:ascii="Times New Roman" w:hAnsi="Times New Roman" w:cs="Times New Roman"/>
        </w:rPr>
        <w:t xml:space="preserve">, or </w:t>
      </w:r>
      <w:r w:rsidRPr="00824ABD">
        <w:rPr>
          <w:rStyle w:val="Strong"/>
          <w:rFonts w:ascii="Times New Roman" w:eastAsiaTheme="majorEastAsia" w:hAnsi="Times New Roman" w:cs="Times New Roman"/>
          <w:b w:val="0"/>
          <w:bCs w:val="0"/>
        </w:rPr>
        <w:t>law enforcement</w:t>
      </w:r>
      <w:r w:rsidRPr="00824ABD">
        <w:rPr>
          <w:rFonts w:ascii="Times New Roman" w:hAnsi="Times New Roman" w:cs="Times New Roman"/>
        </w:rPr>
        <w:t xml:space="preserve"> bodies, whether local or international, that could reasonably be expected to </w:t>
      </w:r>
      <w:r w:rsidRPr="00824ABD">
        <w:rPr>
          <w:rStyle w:val="Strong"/>
          <w:rFonts w:ascii="Times New Roman" w:eastAsiaTheme="majorEastAsia" w:hAnsi="Times New Roman" w:cs="Times New Roman"/>
          <w:b w:val="0"/>
          <w:bCs w:val="0"/>
        </w:rPr>
        <w:t>materially affect</w:t>
      </w:r>
      <w:r w:rsidRPr="00824ABD">
        <w:rPr>
          <w:rFonts w:ascii="Times New Roman" w:hAnsi="Times New Roman" w:cs="Times New Roman"/>
        </w:rPr>
        <w:t xml:space="preserve"> its business, operations, financial position, or reputation. </w:t>
      </w:r>
      <w:r w:rsidR="008872F8">
        <w:rPr>
          <w:rFonts w:ascii="Times New Roman" w:hAnsi="Times New Roman" w:cs="Times New Roman"/>
        </w:rPr>
        <w:t>T</w:t>
      </w:r>
      <w:r w:rsidRPr="00824ABD">
        <w:rPr>
          <w:rFonts w:ascii="Times New Roman" w:hAnsi="Times New Roman" w:cs="Times New Roman"/>
        </w:rPr>
        <w:t xml:space="preserve">he Company has </w:t>
      </w:r>
      <w:r w:rsidRPr="00824ABD">
        <w:rPr>
          <w:rStyle w:val="Strong"/>
          <w:rFonts w:ascii="Times New Roman" w:eastAsiaTheme="majorEastAsia" w:hAnsi="Times New Roman" w:cs="Times New Roman"/>
          <w:b w:val="0"/>
          <w:bCs w:val="0"/>
        </w:rPr>
        <w:t>not received any formal notices</w:t>
      </w:r>
      <w:r w:rsidRPr="00824ABD">
        <w:rPr>
          <w:rFonts w:ascii="Times New Roman" w:hAnsi="Times New Roman" w:cs="Times New Roman"/>
          <w:b/>
          <w:bCs/>
        </w:rPr>
        <w:t xml:space="preserve"> </w:t>
      </w:r>
      <w:r w:rsidRPr="00824ABD">
        <w:rPr>
          <w:rFonts w:ascii="Times New Roman" w:hAnsi="Times New Roman" w:cs="Times New Roman"/>
        </w:rPr>
        <w:t xml:space="preserve">or </w:t>
      </w:r>
      <w:r w:rsidRPr="00824ABD">
        <w:rPr>
          <w:rStyle w:val="Strong"/>
          <w:rFonts w:ascii="Times New Roman" w:eastAsiaTheme="majorEastAsia" w:hAnsi="Times New Roman" w:cs="Times New Roman"/>
          <w:b w:val="0"/>
          <w:bCs w:val="0"/>
        </w:rPr>
        <w:t>warnings</w:t>
      </w:r>
      <w:r w:rsidRPr="00824ABD">
        <w:rPr>
          <w:rFonts w:ascii="Times New Roman" w:hAnsi="Times New Roman" w:cs="Times New Roman"/>
          <w:b/>
          <w:bCs/>
        </w:rPr>
        <w:t xml:space="preserve"> </w:t>
      </w:r>
      <w:r w:rsidRPr="00824ABD">
        <w:rPr>
          <w:rFonts w:ascii="Times New Roman" w:hAnsi="Times New Roman" w:cs="Times New Roman"/>
        </w:rPr>
        <w:t xml:space="preserve">from any regulatory authority regarding potential violations or non-compliance. Further, no regulatory authority has indicated, nor is there any reason to believe, that any action or </w:t>
      </w:r>
      <w:r w:rsidRPr="00824ABD">
        <w:rPr>
          <w:rFonts w:ascii="Times New Roman" w:hAnsi="Times New Roman" w:cs="Times New Roman"/>
        </w:rPr>
        <w:lastRenderedPageBreak/>
        <w:t>investigation is pending or will be initiated that could materially disrupt the Company</w:t>
      </w:r>
      <w:r w:rsidR="006623AD" w:rsidRPr="00824ABD">
        <w:rPr>
          <w:rFonts w:ascii="Times New Roman" w:hAnsi="Times New Roman" w:cs="Times New Roman"/>
        </w:rPr>
        <w:t>’</w:t>
      </w:r>
      <w:r w:rsidRPr="00824ABD">
        <w:rPr>
          <w:rFonts w:ascii="Times New Roman" w:hAnsi="Times New Roman" w:cs="Times New Roman"/>
        </w:rPr>
        <w:t xml:space="preserve">s operations, harm its reputation, or negatively impact its financial </w:t>
      </w:r>
      <w:proofErr w:type="gramStart"/>
      <w:r w:rsidRPr="00824ABD">
        <w:rPr>
          <w:rFonts w:ascii="Times New Roman" w:hAnsi="Times New Roman" w:cs="Times New Roman"/>
        </w:rPr>
        <w:t>standing</w:t>
      </w:r>
      <w:r w:rsidR="00DD2BFD" w:rsidRPr="00824ABD">
        <w:rPr>
          <w:rFonts w:ascii="Times New Roman" w:hAnsi="Times New Roman" w:cs="Times New Roman"/>
        </w:rPr>
        <w:t>;</w:t>
      </w:r>
      <w:proofErr w:type="gramEnd"/>
    </w:p>
    <w:p w14:paraId="02EF3A30" w14:textId="6E1C6828" w:rsidR="00824ABD" w:rsidRPr="00824ABD" w:rsidRDefault="00E024A1" w:rsidP="00637287">
      <w:pPr>
        <w:pStyle w:val="ListParagraph"/>
        <w:numPr>
          <w:ilvl w:val="2"/>
          <w:numId w:val="21"/>
        </w:numPr>
        <w:ind w:left="1701" w:hanging="850"/>
        <w:rPr>
          <w:rFonts w:ascii="Times New Roman" w:hAnsi="Times New Roman" w:cs="Times New Roman"/>
          <w:kern w:val="0"/>
          <w14:ligatures w14:val="none"/>
        </w:rPr>
      </w:pPr>
      <w:r w:rsidRPr="00824ABD">
        <w:rPr>
          <w:rFonts w:ascii="Times New Roman" w:hAnsi="Times New Roman" w:cs="Times New Roman"/>
        </w:rPr>
        <w:t xml:space="preserve">The Company has filed all </w:t>
      </w:r>
      <w:r w:rsidRPr="00824ABD">
        <w:rPr>
          <w:rStyle w:val="Strong"/>
          <w:rFonts w:ascii="Times New Roman" w:eastAsiaTheme="majorEastAsia" w:hAnsi="Times New Roman" w:cs="Times New Roman"/>
          <w:b w:val="0"/>
          <w:bCs w:val="0"/>
        </w:rPr>
        <w:t>necessary tax returns</w:t>
      </w:r>
      <w:r w:rsidRPr="00824ABD">
        <w:rPr>
          <w:rFonts w:ascii="Times New Roman" w:hAnsi="Times New Roman" w:cs="Times New Roman"/>
        </w:rPr>
        <w:t xml:space="preserve"> with the appropriate tax authorities in a timely manner and has paid all taxes due, including any penalties, interest, or assessments, for all periods up to and including the </w:t>
      </w:r>
      <w:r w:rsidRPr="00824ABD">
        <w:rPr>
          <w:rStyle w:val="Strong"/>
          <w:rFonts w:ascii="Times New Roman" w:eastAsiaTheme="majorEastAsia" w:hAnsi="Times New Roman" w:cs="Times New Roman"/>
          <w:b w:val="0"/>
          <w:bCs w:val="0"/>
        </w:rPr>
        <w:t>date of this Agreement</w:t>
      </w:r>
      <w:r w:rsidRPr="00824ABD">
        <w:rPr>
          <w:rFonts w:ascii="Times New Roman" w:hAnsi="Times New Roman" w:cs="Times New Roman"/>
        </w:rPr>
        <w:t xml:space="preserve">. There are no </w:t>
      </w:r>
      <w:r w:rsidRPr="00824ABD">
        <w:rPr>
          <w:rStyle w:val="Strong"/>
          <w:rFonts w:ascii="Times New Roman" w:eastAsiaTheme="majorEastAsia" w:hAnsi="Times New Roman" w:cs="Times New Roman"/>
          <w:b w:val="0"/>
          <w:bCs w:val="0"/>
        </w:rPr>
        <w:t>ongoing or pending tax audits</w:t>
      </w:r>
      <w:r w:rsidRPr="00824ABD">
        <w:rPr>
          <w:rFonts w:ascii="Times New Roman" w:hAnsi="Times New Roman" w:cs="Times New Roman"/>
        </w:rPr>
        <w:t xml:space="preserve">, </w:t>
      </w:r>
      <w:r w:rsidRPr="00824ABD">
        <w:rPr>
          <w:rStyle w:val="Strong"/>
          <w:rFonts w:ascii="Times New Roman" w:eastAsiaTheme="majorEastAsia" w:hAnsi="Times New Roman" w:cs="Times New Roman"/>
          <w:b w:val="0"/>
          <w:bCs w:val="0"/>
        </w:rPr>
        <w:t>assessments</w:t>
      </w:r>
      <w:r w:rsidRPr="00824ABD">
        <w:rPr>
          <w:rFonts w:ascii="Times New Roman" w:hAnsi="Times New Roman" w:cs="Times New Roman"/>
        </w:rPr>
        <w:t xml:space="preserve">, </w:t>
      </w:r>
      <w:r w:rsidRPr="00824ABD">
        <w:rPr>
          <w:rStyle w:val="Strong"/>
          <w:rFonts w:ascii="Times New Roman" w:eastAsiaTheme="majorEastAsia" w:hAnsi="Times New Roman" w:cs="Times New Roman"/>
          <w:b w:val="0"/>
          <w:bCs w:val="0"/>
        </w:rPr>
        <w:t>inquiries</w:t>
      </w:r>
      <w:r w:rsidRPr="00824ABD">
        <w:rPr>
          <w:rFonts w:ascii="Times New Roman" w:hAnsi="Times New Roman" w:cs="Times New Roman"/>
        </w:rPr>
        <w:t xml:space="preserve">, </w:t>
      </w:r>
      <w:r w:rsidRPr="00824ABD">
        <w:rPr>
          <w:rStyle w:val="Strong"/>
          <w:rFonts w:ascii="Times New Roman" w:eastAsiaTheme="majorEastAsia" w:hAnsi="Times New Roman" w:cs="Times New Roman"/>
          <w:b w:val="0"/>
          <w:bCs w:val="0"/>
        </w:rPr>
        <w:t>investigations</w:t>
      </w:r>
      <w:r w:rsidRPr="00824ABD">
        <w:rPr>
          <w:rFonts w:ascii="Times New Roman" w:hAnsi="Times New Roman" w:cs="Times New Roman"/>
        </w:rPr>
        <w:t xml:space="preserve">, or </w:t>
      </w:r>
      <w:r w:rsidRPr="00824ABD">
        <w:rPr>
          <w:rStyle w:val="Strong"/>
          <w:rFonts w:ascii="Times New Roman" w:eastAsiaTheme="majorEastAsia" w:hAnsi="Times New Roman" w:cs="Times New Roman"/>
          <w:b w:val="0"/>
          <w:bCs w:val="0"/>
        </w:rPr>
        <w:t>disputes</w:t>
      </w:r>
      <w:r w:rsidRPr="00824ABD">
        <w:rPr>
          <w:rFonts w:ascii="Times New Roman" w:hAnsi="Times New Roman" w:cs="Times New Roman"/>
        </w:rPr>
        <w:t xml:space="preserve"> with any tax authority, nor has the Company received any </w:t>
      </w:r>
      <w:r w:rsidRPr="00824ABD">
        <w:rPr>
          <w:rStyle w:val="Strong"/>
          <w:rFonts w:ascii="Times New Roman" w:eastAsiaTheme="majorEastAsia" w:hAnsi="Times New Roman" w:cs="Times New Roman"/>
          <w:b w:val="0"/>
          <w:bCs w:val="0"/>
        </w:rPr>
        <w:t>notice of deficiency</w:t>
      </w:r>
      <w:r w:rsidRPr="00824ABD">
        <w:rPr>
          <w:rFonts w:ascii="Times New Roman" w:hAnsi="Times New Roman" w:cs="Times New Roman"/>
        </w:rPr>
        <w:t xml:space="preserve">, </w:t>
      </w:r>
      <w:r w:rsidRPr="00824ABD">
        <w:rPr>
          <w:rStyle w:val="Strong"/>
          <w:rFonts w:ascii="Times New Roman" w:eastAsiaTheme="majorEastAsia" w:hAnsi="Times New Roman" w:cs="Times New Roman"/>
          <w:b w:val="0"/>
          <w:bCs w:val="0"/>
        </w:rPr>
        <w:t>audit notice</w:t>
      </w:r>
      <w:r w:rsidRPr="00824ABD">
        <w:rPr>
          <w:rFonts w:ascii="Times New Roman" w:hAnsi="Times New Roman" w:cs="Times New Roman"/>
        </w:rPr>
        <w:t xml:space="preserve">, or </w:t>
      </w:r>
      <w:r w:rsidRPr="00824ABD">
        <w:rPr>
          <w:rStyle w:val="Strong"/>
          <w:rFonts w:ascii="Times New Roman" w:eastAsiaTheme="majorEastAsia" w:hAnsi="Times New Roman" w:cs="Times New Roman"/>
          <w:b w:val="0"/>
          <w:bCs w:val="0"/>
        </w:rPr>
        <w:t>other communication</w:t>
      </w:r>
      <w:r w:rsidRPr="00824ABD">
        <w:rPr>
          <w:rFonts w:ascii="Times New Roman" w:hAnsi="Times New Roman" w:cs="Times New Roman"/>
        </w:rPr>
        <w:t xml:space="preserve"> from any tax authority suggesting that any taxes or related amounts may be owed for any period. The Company has not been notified of any </w:t>
      </w:r>
      <w:r w:rsidRPr="00824ABD">
        <w:rPr>
          <w:rStyle w:val="Strong"/>
          <w:rFonts w:ascii="Times New Roman" w:eastAsiaTheme="majorEastAsia" w:hAnsi="Times New Roman" w:cs="Times New Roman"/>
          <w:b w:val="0"/>
          <w:bCs w:val="0"/>
        </w:rPr>
        <w:t>intended tax assessments</w:t>
      </w:r>
      <w:r w:rsidRPr="00824ABD">
        <w:rPr>
          <w:rFonts w:ascii="Times New Roman" w:hAnsi="Times New Roman" w:cs="Times New Roman"/>
          <w:b/>
          <w:bCs/>
        </w:rPr>
        <w:t xml:space="preserve"> </w:t>
      </w:r>
      <w:r w:rsidRPr="00824ABD">
        <w:rPr>
          <w:rFonts w:ascii="Times New Roman" w:hAnsi="Times New Roman" w:cs="Times New Roman"/>
        </w:rPr>
        <w:t>or any pending proceedings that could result in a tax liability or adverse financial impact for the Company.</w:t>
      </w:r>
      <w:r w:rsidR="00EF5832" w:rsidRPr="00824ABD">
        <w:rPr>
          <w:rFonts w:ascii="Times New Roman" w:hAnsi="Times New Roman" w:cs="Times New Roman"/>
        </w:rPr>
        <w:t xml:space="preserve"> </w:t>
      </w:r>
      <w:r w:rsidRPr="00824ABD">
        <w:rPr>
          <w:rFonts w:ascii="Times New Roman" w:eastAsia="Times New Roman" w:hAnsi="Times New Roman" w:cs="Times New Roman"/>
          <w:kern w:val="0"/>
          <w14:ligatures w14:val="none"/>
        </w:rPr>
        <w:t>The Company has no outstanding tax liabilities</w:t>
      </w:r>
      <w:r w:rsidR="00EA1569" w:rsidRPr="00824ABD">
        <w:rPr>
          <w:rFonts w:ascii="Times New Roman" w:eastAsia="Times New Roman" w:hAnsi="Times New Roman" w:cs="Times New Roman"/>
          <w:kern w:val="0"/>
          <w14:ligatures w14:val="none"/>
        </w:rPr>
        <w:t>,</w:t>
      </w:r>
      <w:r w:rsidRPr="00824ABD">
        <w:rPr>
          <w:rFonts w:ascii="Times New Roman" w:eastAsia="Times New Roman" w:hAnsi="Times New Roman" w:cs="Times New Roman"/>
          <w:kern w:val="0"/>
          <w14:ligatures w14:val="none"/>
        </w:rPr>
        <w:t xml:space="preserve"> whether actual or contingent</w:t>
      </w:r>
      <w:r w:rsidR="00EA1569" w:rsidRPr="00824ABD">
        <w:rPr>
          <w:rFonts w:ascii="Times New Roman" w:eastAsia="Times New Roman" w:hAnsi="Times New Roman" w:cs="Times New Roman"/>
          <w:kern w:val="0"/>
          <w14:ligatures w14:val="none"/>
        </w:rPr>
        <w:t>,</w:t>
      </w:r>
      <w:r w:rsidRPr="00824ABD">
        <w:rPr>
          <w:rFonts w:ascii="Times New Roman" w:eastAsia="Times New Roman" w:hAnsi="Times New Roman" w:cs="Times New Roman"/>
          <w:kern w:val="0"/>
          <w14:ligatures w14:val="none"/>
        </w:rPr>
        <w:t xml:space="preserve"> for which provision has not been made in the Company’s </w:t>
      </w:r>
      <w:r w:rsidR="00EA1569" w:rsidRPr="00824ABD">
        <w:rPr>
          <w:rFonts w:ascii="Times New Roman" w:eastAsia="Times New Roman" w:hAnsi="Times New Roman" w:cs="Times New Roman"/>
          <w:kern w:val="0"/>
          <w14:ligatures w14:val="none"/>
        </w:rPr>
        <w:t>F</w:t>
      </w:r>
      <w:r w:rsidRPr="00824ABD">
        <w:rPr>
          <w:rFonts w:ascii="Times New Roman" w:eastAsia="Times New Roman" w:hAnsi="Times New Roman" w:cs="Times New Roman"/>
          <w:kern w:val="0"/>
          <w14:ligatures w14:val="none"/>
        </w:rPr>
        <w:t>inancial</w:t>
      </w:r>
      <w:r w:rsidRPr="00824ABD">
        <w:rPr>
          <w:rFonts w:ascii="Times New Roman" w:eastAsia="Times New Roman" w:hAnsi="Times New Roman" w:cs="Times New Roman"/>
          <w:b/>
          <w:bCs/>
          <w:kern w:val="0"/>
          <w14:ligatures w14:val="none"/>
        </w:rPr>
        <w:t xml:space="preserve"> </w:t>
      </w:r>
      <w:proofErr w:type="gramStart"/>
      <w:r w:rsidR="00EF6AA7">
        <w:rPr>
          <w:rFonts w:ascii="Times New Roman" w:eastAsia="Times New Roman" w:hAnsi="Times New Roman" w:cs="Times New Roman"/>
          <w:kern w:val="0"/>
          <w14:ligatures w14:val="none"/>
        </w:rPr>
        <w:t>S</w:t>
      </w:r>
      <w:r w:rsidRPr="00824ABD">
        <w:rPr>
          <w:rFonts w:ascii="Times New Roman" w:eastAsia="Times New Roman" w:hAnsi="Times New Roman" w:cs="Times New Roman"/>
          <w:kern w:val="0"/>
          <w14:ligatures w14:val="none"/>
        </w:rPr>
        <w:t>tatements</w:t>
      </w:r>
      <w:r w:rsidR="00EF5832" w:rsidRPr="00824ABD">
        <w:rPr>
          <w:rFonts w:ascii="Times New Roman" w:eastAsia="Times New Roman" w:hAnsi="Times New Roman" w:cs="Times New Roman"/>
          <w:kern w:val="0"/>
          <w14:ligatures w14:val="none"/>
        </w:rPr>
        <w:t>;</w:t>
      </w:r>
      <w:proofErr w:type="gramEnd"/>
    </w:p>
    <w:p w14:paraId="59B681EE" w14:textId="1CA94D30" w:rsidR="00824ABD" w:rsidRPr="00824ABD" w:rsidRDefault="00EF5832" w:rsidP="00637287">
      <w:pPr>
        <w:pStyle w:val="ListParagraph"/>
        <w:numPr>
          <w:ilvl w:val="2"/>
          <w:numId w:val="21"/>
        </w:numPr>
        <w:ind w:left="1701" w:hanging="850"/>
        <w:rPr>
          <w:rFonts w:ascii="Times New Roman" w:hAnsi="Times New Roman" w:cs="Times New Roman"/>
          <w:kern w:val="0"/>
          <w14:ligatures w14:val="none"/>
        </w:rPr>
      </w:pPr>
      <w:r w:rsidRPr="00824ABD">
        <w:rPr>
          <w:rFonts w:ascii="Times New Roman" w:eastAsia="Times New Roman" w:hAnsi="Times New Roman" w:cs="Times New Roman"/>
          <w:kern w:val="0"/>
          <w14:ligatures w14:val="none"/>
        </w:rPr>
        <w:t>The Company is not involved in any labo</w:t>
      </w:r>
      <w:r w:rsidR="00F6115D" w:rsidRPr="00824ABD">
        <w:rPr>
          <w:rFonts w:ascii="Times New Roman" w:eastAsia="Times New Roman" w:hAnsi="Times New Roman" w:cs="Times New Roman"/>
          <w:kern w:val="0"/>
          <w14:ligatures w14:val="none"/>
        </w:rPr>
        <w:t>u</w:t>
      </w:r>
      <w:r w:rsidRPr="00824ABD">
        <w:rPr>
          <w:rFonts w:ascii="Times New Roman" w:eastAsia="Times New Roman" w:hAnsi="Times New Roman" w:cs="Times New Roman"/>
          <w:kern w:val="0"/>
          <w14:ligatures w14:val="none"/>
        </w:rPr>
        <w:t>r disputes, claims, or litigation, and there are no pending or, to the best knowledge of the Seller, threatened investigations regarding its employment practices. There are no labo</w:t>
      </w:r>
      <w:r w:rsidR="00F6115D" w:rsidRPr="00824ABD">
        <w:rPr>
          <w:rFonts w:ascii="Times New Roman" w:eastAsia="Times New Roman" w:hAnsi="Times New Roman" w:cs="Times New Roman"/>
          <w:kern w:val="0"/>
          <w14:ligatures w14:val="none"/>
        </w:rPr>
        <w:t>u</w:t>
      </w:r>
      <w:r w:rsidRPr="00824ABD">
        <w:rPr>
          <w:rFonts w:ascii="Times New Roman" w:eastAsia="Times New Roman" w:hAnsi="Times New Roman" w:cs="Times New Roman"/>
          <w:kern w:val="0"/>
          <w14:ligatures w14:val="none"/>
        </w:rPr>
        <w:t xml:space="preserve">r disruptions, such as strikes, that could materially affect the business of the </w:t>
      </w:r>
      <w:proofErr w:type="gramStart"/>
      <w:r w:rsidRPr="00824ABD">
        <w:rPr>
          <w:rFonts w:ascii="Times New Roman" w:eastAsia="Times New Roman" w:hAnsi="Times New Roman" w:cs="Times New Roman"/>
          <w:kern w:val="0"/>
          <w14:ligatures w14:val="none"/>
        </w:rPr>
        <w:t>Company;</w:t>
      </w:r>
      <w:proofErr w:type="gramEnd"/>
    </w:p>
    <w:p w14:paraId="78AA4B45" w14:textId="77777777" w:rsidR="00824ABD" w:rsidRPr="00824ABD" w:rsidRDefault="0084514E" w:rsidP="00637287">
      <w:pPr>
        <w:pStyle w:val="ListParagraph"/>
        <w:numPr>
          <w:ilvl w:val="2"/>
          <w:numId w:val="21"/>
        </w:numPr>
        <w:ind w:left="1701" w:hanging="850"/>
        <w:rPr>
          <w:rFonts w:ascii="Times New Roman" w:hAnsi="Times New Roman" w:cs="Times New Roman"/>
          <w:kern w:val="0"/>
          <w14:ligatures w14:val="none"/>
        </w:rPr>
      </w:pPr>
      <w:r w:rsidRPr="00824ABD">
        <w:rPr>
          <w:rFonts w:ascii="Times New Roman" w:eastAsia="Times New Roman" w:hAnsi="Times New Roman" w:cs="Times New Roman"/>
          <w:kern w:val="0"/>
          <w14:ligatures w14:val="none"/>
        </w:rPr>
        <w:t xml:space="preserve">The Company </w:t>
      </w:r>
      <w:proofErr w:type="gramStart"/>
      <w:r w:rsidRPr="00824ABD">
        <w:rPr>
          <w:rFonts w:ascii="Times New Roman" w:eastAsia="Times New Roman" w:hAnsi="Times New Roman" w:cs="Times New Roman"/>
          <w:kern w:val="0"/>
          <w14:ligatures w14:val="none"/>
        </w:rPr>
        <w:t>is in compliance with</w:t>
      </w:r>
      <w:proofErr w:type="gramEnd"/>
      <w:r w:rsidRPr="00824ABD">
        <w:rPr>
          <w:rFonts w:ascii="Times New Roman" w:eastAsia="Times New Roman" w:hAnsi="Times New Roman" w:cs="Times New Roman"/>
          <w:kern w:val="0"/>
          <w14:ligatures w14:val="none"/>
        </w:rPr>
        <w:t xml:space="preserve"> all applicable environmental laws and regulations in all material respects. It holds all necessary environmental permits for its operations. The Company has not received any warnings or notices of violation from any governmental authority, nor is it subject to any pending or, to the best knowledge of the Seller, threatened environmental investigations or proceedings that could materially affect its </w:t>
      </w:r>
      <w:proofErr w:type="gramStart"/>
      <w:r w:rsidRPr="00824ABD">
        <w:rPr>
          <w:rFonts w:ascii="Times New Roman" w:eastAsia="Times New Roman" w:hAnsi="Times New Roman" w:cs="Times New Roman"/>
          <w:kern w:val="0"/>
          <w14:ligatures w14:val="none"/>
        </w:rPr>
        <w:t>business;</w:t>
      </w:r>
      <w:proofErr w:type="gramEnd"/>
    </w:p>
    <w:p w14:paraId="3BA35140" w14:textId="15C39152" w:rsidR="00824ABD" w:rsidRPr="00824ABD" w:rsidRDefault="00F9634A" w:rsidP="00637287">
      <w:pPr>
        <w:pStyle w:val="ListParagraph"/>
        <w:numPr>
          <w:ilvl w:val="2"/>
          <w:numId w:val="21"/>
        </w:numPr>
        <w:ind w:left="1701" w:hanging="850"/>
        <w:rPr>
          <w:rFonts w:ascii="Times New Roman" w:hAnsi="Times New Roman" w:cs="Times New Roman"/>
          <w:kern w:val="0"/>
          <w14:ligatures w14:val="none"/>
        </w:rPr>
      </w:pPr>
      <w:r w:rsidRPr="00824ABD">
        <w:rPr>
          <w:rFonts w:ascii="Times New Roman" w:eastAsia="Times New Roman" w:hAnsi="Times New Roman" w:cs="Times New Roman"/>
          <w:kern w:val="0"/>
          <w14:ligatures w14:val="none"/>
        </w:rPr>
        <w:t>Since</w:t>
      </w:r>
      <w:r w:rsidR="003460B2">
        <w:rPr>
          <w:rFonts w:ascii="Times New Roman" w:eastAsia="Times New Roman" w:hAnsi="Times New Roman" w:cs="Times New Roman"/>
          <w:kern w:val="0"/>
          <w14:ligatures w14:val="none"/>
        </w:rPr>
        <w:t xml:space="preserve"> June 30, 2029</w:t>
      </w:r>
      <w:r w:rsidRPr="00824ABD">
        <w:rPr>
          <w:rFonts w:ascii="Times New Roman" w:eastAsia="Times New Roman" w:hAnsi="Times New Roman" w:cs="Times New Roman"/>
          <w:kern w:val="0"/>
          <w14:ligatures w14:val="none"/>
        </w:rPr>
        <w:t xml:space="preserve">, no </w:t>
      </w:r>
      <w:r w:rsidR="00E86BAC" w:rsidRPr="00824ABD">
        <w:rPr>
          <w:rFonts w:ascii="Times New Roman" w:eastAsia="Times New Roman" w:hAnsi="Times New Roman" w:cs="Times New Roman"/>
          <w:kern w:val="0"/>
          <w14:ligatures w14:val="none"/>
        </w:rPr>
        <w:t>M</w:t>
      </w:r>
      <w:r w:rsidRPr="00824ABD">
        <w:rPr>
          <w:rFonts w:ascii="Times New Roman" w:eastAsia="Times New Roman" w:hAnsi="Times New Roman" w:cs="Times New Roman"/>
          <w:kern w:val="0"/>
          <w14:ligatures w14:val="none"/>
        </w:rPr>
        <w:t xml:space="preserve">aterial </w:t>
      </w:r>
      <w:r w:rsidR="00E86BAC" w:rsidRPr="00824ABD">
        <w:rPr>
          <w:rFonts w:ascii="Times New Roman" w:eastAsia="Times New Roman" w:hAnsi="Times New Roman" w:cs="Times New Roman"/>
          <w:kern w:val="0"/>
          <w14:ligatures w14:val="none"/>
        </w:rPr>
        <w:t>A</w:t>
      </w:r>
      <w:r w:rsidRPr="00824ABD">
        <w:rPr>
          <w:rFonts w:ascii="Times New Roman" w:eastAsia="Times New Roman" w:hAnsi="Times New Roman" w:cs="Times New Roman"/>
          <w:kern w:val="0"/>
          <w14:ligatures w14:val="none"/>
        </w:rPr>
        <w:t xml:space="preserve">dverse </w:t>
      </w:r>
      <w:r w:rsidR="00E86BAC" w:rsidRPr="00824ABD">
        <w:rPr>
          <w:rFonts w:ascii="Times New Roman" w:eastAsia="Times New Roman" w:hAnsi="Times New Roman" w:cs="Times New Roman"/>
          <w:kern w:val="0"/>
          <w14:ligatures w14:val="none"/>
        </w:rPr>
        <w:t>Effect</w:t>
      </w:r>
      <w:r w:rsidRPr="00824ABD">
        <w:rPr>
          <w:rFonts w:ascii="Times New Roman" w:eastAsia="Times New Roman" w:hAnsi="Times New Roman" w:cs="Times New Roman"/>
          <w:kern w:val="0"/>
          <w14:ligatures w14:val="none"/>
        </w:rPr>
        <w:t xml:space="preserve"> has occurred in the </w:t>
      </w:r>
      <w:r w:rsidR="00E86BAC" w:rsidRPr="00824ABD">
        <w:rPr>
          <w:rFonts w:ascii="Times New Roman" w:eastAsia="Times New Roman" w:hAnsi="Times New Roman" w:cs="Times New Roman"/>
          <w:kern w:val="0"/>
          <w14:ligatures w14:val="none"/>
        </w:rPr>
        <w:t>C</w:t>
      </w:r>
      <w:r w:rsidRPr="00824ABD">
        <w:rPr>
          <w:rFonts w:ascii="Times New Roman" w:eastAsia="Times New Roman" w:hAnsi="Times New Roman" w:cs="Times New Roman"/>
          <w:kern w:val="0"/>
          <w14:ligatures w14:val="none"/>
        </w:rPr>
        <w:t>ompany’s business, financial condition, operations</w:t>
      </w:r>
      <w:r w:rsidR="00E86BAC" w:rsidRPr="00824ABD">
        <w:rPr>
          <w:rFonts w:ascii="Times New Roman" w:eastAsia="Times New Roman" w:hAnsi="Times New Roman" w:cs="Times New Roman"/>
          <w:kern w:val="0"/>
          <w14:ligatures w14:val="none"/>
        </w:rPr>
        <w:t xml:space="preserve"> or </w:t>
      </w:r>
      <w:proofErr w:type="gramStart"/>
      <w:r w:rsidR="00E86BAC" w:rsidRPr="00824ABD">
        <w:rPr>
          <w:rFonts w:ascii="Times New Roman" w:eastAsia="Times New Roman" w:hAnsi="Times New Roman" w:cs="Times New Roman"/>
          <w:kern w:val="0"/>
          <w14:ligatures w14:val="none"/>
        </w:rPr>
        <w:t>prospects</w:t>
      </w:r>
      <w:r w:rsidR="00824ABD">
        <w:rPr>
          <w:rFonts w:ascii="Times New Roman" w:eastAsia="Times New Roman" w:hAnsi="Times New Roman" w:cs="Times New Roman"/>
          <w:kern w:val="0"/>
          <w14:ligatures w14:val="none"/>
        </w:rPr>
        <w:t>;</w:t>
      </w:r>
      <w:proofErr w:type="gramEnd"/>
    </w:p>
    <w:p w14:paraId="779DEAA4" w14:textId="77777777" w:rsidR="00824ABD" w:rsidRPr="00824ABD" w:rsidRDefault="009C1D9F" w:rsidP="00637287">
      <w:pPr>
        <w:pStyle w:val="ListParagraph"/>
        <w:numPr>
          <w:ilvl w:val="2"/>
          <w:numId w:val="21"/>
        </w:numPr>
        <w:ind w:left="1701" w:hanging="850"/>
        <w:rPr>
          <w:rFonts w:ascii="Times New Roman" w:hAnsi="Times New Roman" w:cs="Times New Roman"/>
          <w:kern w:val="0"/>
          <w14:ligatures w14:val="none"/>
        </w:rPr>
      </w:pPr>
      <w:r w:rsidRPr="00824ABD">
        <w:rPr>
          <w:rFonts w:ascii="Times New Roman" w:eastAsia="Times New Roman" w:hAnsi="Times New Roman" w:cs="Times New Roman"/>
          <w:kern w:val="0"/>
          <w14:ligatures w14:val="none"/>
        </w:rPr>
        <w:t xml:space="preserve">The Company is not insolvent and has not filed for bankruptcy or commenced any insolvency, liquidation, or winding-up proceedings, nor is it subject to any insolvency or bankruptcy petitions or </w:t>
      </w:r>
      <w:proofErr w:type="gramStart"/>
      <w:r w:rsidRPr="00824ABD">
        <w:rPr>
          <w:rFonts w:ascii="Times New Roman" w:eastAsia="Times New Roman" w:hAnsi="Times New Roman" w:cs="Times New Roman"/>
          <w:kern w:val="0"/>
          <w14:ligatures w14:val="none"/>
        </w:rPr>
        <w:t>filings;</w:t>
      </w:r>
      <w:proofErr w:type="gramEnd"/>
    </w:p>
    <w:p w14:paraId="62988096" w14:textId="77777777" w:rsidR="00824ABD" w:rsidRPr="00824ABD" w:rsidRDefault="009113F2" w:rsidP="00637287">
      <w:pPr>
        <w:pStyle w:val="ListParagraph"/>
        <w:numPr>
          <w:ilvl w:val="2"/>
          <w:numId w:val="21"/>
        </w:numPr>
        <w:ind w:left="1701" w:hanging="850"/>
        <w:rPr>
          <w:rFonts w:ascii="Times New Roman" w:hAnsi="Times New Roman" w:cs="Times New Roman"/>
          <w:kern w:val="0"/>
          <w14:ligatures w14:val="none"/>
        </w:rPr>
      </w:pPr>
      <w:r w:rsidRPr="00824ABD">
        <w:rPr>
          <w:rFonts w:ascii="Times New Roman" w:eastAsia="Times New Roman" w:hAnsi="Times New Roman" w:cs="Times New Roman"/>
          <w:kern w:val="0"/>
          <w14:ligatures w14:val="none"/>
        </w:rPr>
        <w:t>There are no material transactions or arrangements with related parties (as defined under applicable laws and regulations) that have not been disclosed to the Buyer</w:t>
      </w:r>
      <w:r w:rsidR="00F9634A" w:rsidRPr="00824ABD">
        <w:rPr>
          <w:rFonts w:ascii="Times New Roman" w:eastAsia="Times New Roman" w:hAnsi="Times New Roman" w:cs="Times New Roman"/>
          <w:kern w:val="0"/>
          <w14:ligatures w14:val="none"/>
        </w:rPr>
        <w:t>;</w:t>
      </w:r>
      <w:bookmarkStart w:id="26" w:name="_Ref192168162"/>
      <w:r w:rsidRPr="00824ABD">
        <w:rPr>
          <w:rFonts w:ascii="Times New Roman" w:eastAsia="Times New Roman" w:hAnsi="Times New Roman" w:cs="Times New Roman"/>
          <w:kern w:val="0"/>
          <w14:ligatures w14:val="none"/>
        </w:rPr>
        <w:t xml:space="preserve"> and</w:t>
      </w:r>
      <w:bookmarkEnd w:id="26"/>
    </w:p>
    <w:p w14:paraId="27037BEE" w14:textId="77777777" w:rsidR="00824ABD" w:rsidRPr="00824ABD" w:rsidRDefault="00FA46AB" w:rsidP="00637287">
      <w:pPr>
        <w:pStyle w:val="ListParagraph"/>
        <w:numPr>
          <w:ilvl w:val="2"/>
          <w:numId w:val="21"/>
        </w:numPr>
        <w:ind w:left="1701" w:hanging="850"/>
        <w:rPr>
          <w:rFonts w:ascii="Times New Roman" w:hAnsi="Times New Roman" w:cs="Times New Roman"/>
          <w:kern w:val="0"/>
          <w14:ligatures w14:val="none"/>
        </w:rPr>
      </w:pPr>
      <w:bookmarkStart w:id="27" w:name="_Ref193180514"/>
      <w:r w:rsidRPr="00824ABD">
        <w:rPr>
          <w:rFonts w:ascii="Times New Roman" w:eastAsia="Times New Roman" w:hAnsi="Times New Roman" w:cs="Times New Roman"/>
          <w:kern w:val="0"/>
          <w14:ligatures w14:val="none"/>
        </w:rPr>
        <w:t xml:space="preserve">The Company maintains adequate and customary insurance coverage for its assets, operations, and liabilities. </w:t>
      </w:r>
      <w:r w:rsidR="009D45F4" w:rsidRPr="00824ABD">
        <w:rPr>
          <w:rFonts w:ascii="Times New Roman" w:eastAsia="Times New Roman" w:hAnsi="Times New Roman" w:cs="Times New Roman"/>
          <w:kern w:val="0"/>
          <w14:ligatures w14:val="none"/>
        </w:rPr>
        <w:t>A</w:t>
      </w:r>
      <w:r w:rsidRPr="00824ABD">
        <w:rPr>
          <w:rFonts w:ascii="Times New Roman" w:eastAsia="Times New Roman" w:hAnsi="Times New Roman" w:cs="Times New Roman"/>
          <w:kern w:val="0"/>
          <w14:ligatures w14:val="none"/>
        </w:rPr>
        <w:t>ll premiums due have been paid in full.</w:t>
      </w:r>
      <w:bookmarkEnd w:id="27"/>
    </w:p>
    <w:p w14:paraId="4104F4B7" w14:textId="77777777" w:rsidR="00824ABD" w:rsidRPr="00824ABD" w:rsidRDefault="003D696A" w:rsidP="0049100D">
      <w:pPr>
        <w:pStyle w:val="ListParagraph"/>
        <w:numPr>
          <w:ilvl w:val="1"/>
          <w:numId w:val="21"/>
        </w:numPr>
        <w:ind w:left="851" w:hanging="851"/>
        <w:rPr>
          <w:rFonts w:ascii="Times New Roman" w:hAnsi="Times New Roman" w:cs="Times New Roman"/>
          <w:kern w:val="0"/>
          <w14:ligatures w14:val="none"/>
        </w:rPr>
      </w:pPr>
      <w:bookmarkStart w:id="28" w:name="_Ref204349180"/>
      <w:r w:rsidRPr="00824ABD">
        <w:rPr>
          <w:rFonts w:ascii="Times New Roman" w:eastAsia="Times New Roman" w:hAnsi="Times New Roman" w:cs="Times New Roman"/>
          <w:b/>
          <w:bCs/>
          <w:kern w:val="0"/>
          <w14:ligatures w14:val="none"/>
        </w:rPr>
        <w:t>Buyer</w:t>
      </w:r>
      <w:r w:rsidR="00693A2E" w:rsidRPr="00824ABD">
        <w:rPr>
          <w:rFonts w:ascii="Times New Roman" w:eastAsia="Times New Roman" w:hAnsi="Times New Roman" w:cs="Times New Roman"/>
          <w:b/>
          <w:bCs/>
          <w:kern w:val="0"/>
          <w14:ligatures w14:val="none"/>
        </w:rPr>
        <w:t>’</w:t>
      </w:r>
      <w:r w:rsidRPr="00824ABD">
        <w:rPr>
          <w:rFonts w:ascii="Times New Roman" w:eastAsia="Times New Roman" w:hAnsi="Times New Roman" w:cs="Times New Roman"/>
          <w:b/>
          <w:bCs/>
          <w:kern w:val="0"/>
          <w14:ligatures w14:val="none"/>
        </w:rPr>
        <w:t>s Representations and Warranties</w:t>
      </w:r>
      <w:r w:rsidR="00A24CE5" w:rsidRPr="00824ABD">
        <w:rPr>
          <w:rFonts w:ascii="Times New Roman" w:hAnsi="Times New Roman" w:cs="Times New Roman" w:hint="eastAsia"/>
          <w:kern w:val="0"/>
          <w14:ligatures w14:val="none"/>
        </w:rPr>
        <w:t>.</w:t>
      </w:r>
      <w:r w:rsidRPr="00824ABD">
        <w:rPr>
          <w:rFonts w:ascii="Times New Roman" w:eastAsia="Times New Roman" w:hAnsi="Times New Roman" w:cs="Times New Roman"/>
          <w:kern w:val="0"/>
          <w14:ligatures w14:val="none"/>
        </w:rPr>
        <w:t xml:space="preserve"> The Buyer represents and warrants that</w:t>
      </w:r>
      <w:r w:rsidR="00824ABD">
        <w:rPr>
          <w:rFonts w:ascii="Times New Roman" w:eastAsia="Times New Roman" w:hAnsi="Times New Roman" w:cs="Times New Roman"/>
          <w:kern w:val="0"/>
          <w14:ligatures w14:val="none"/>
        </w:rPr>
        <w:t>:</w:t>
      </w:r>
      <w:bookmarkEnd w:id="28"/>
    </w:p>
    <w:p w14:paraId="0DED6472" w14:textId="0F4F7E2A" w:rsidR="00824ABD" w:rsidRPr="00824ABD" w:rsidRDefault="009C79F0" w:rsidP="0049100D">
      <w:pPr>
        <w:pStyle w:val="ListParagraph"/>
        <w:numPr>
          <w:ilvl w:val="2"/>
          <w:numId w:val="21"/>
        </w:numPr>
        <w:ind w:left="1701" w:hanging="850"/>
        <w:rPr>
          <w:rFonts w:ascii="Times New Roman" w:hAnsi="Times New Roman" w:cs="Times New Roman"/>
          <w:kern w:val="0"/>
          <w14:ligatures w14:val="none"/>
        </w:rPr>
      </w:pPr>
      <w:r>
        <w:rPr>
          <w:rFonts w:ascii="Times New Roman" w:eastAsia="Times New Roman" w:hAnsi="Times New Roman" w:cs="Times New Roman"/>
          <w:kern w:val="0"/>
          <w14:ligatures w14:val="none"/>
        </w:rPr>
        <w:t>It</w:t>
      </w:r>
      <w:r w:rsidR="00693A2E" w:rsidRPr="00824ABD">
        <w:rPr>
          <w:rFonts w:ascii="Times New Roman" w:eastAsia="Times New Roman" w:hAnsi="Times New Roman" w:cs="Times New Roman"/>
          <w:kern w:val="0"/>
          <w14:ligatures w14:val="none"/>
        </w:rPr>
        <w:t xml:space="preserve"> is duly incorporated, validly existing and in good standing under the laws of </w:t>
      </w:r>
      <w:proofErr w:type="gramStart"/>
      <w:r w:rsidR="00693A2E" w:rsidRPr="00824ABD">
        <w:rPr>
          <w:rFonts w:ascii="Times New Roman" w:eastAsia="Times New Roman" w:hAnsi="Times New Roman" w:cs="Times New Roman"/>
          <w:kern w:val="0"/>
          <w14:ligatures w14:val="none"/>
        </w:rPr>
        <w:t>Singapore;</w:t>
      </w:r>
      <w:proofErr w:type="gramEnd"/>
    </w:p>
    <w:p w14:paraId="04A514E4" w14:textId="3B8C2C76" w:rsidR="00824ABD" w:rsidRPr="00824ABD" w:rsidRDefault="00693A2E" w:rsidP="0049100D">
      <w:pPr>
        <w:pStyle w:val="ListParagraph"/>
        <w:numPr>
          <w:ilvl w:val="2"/>
          <w:numId w:val="21"/>
        </w:numPr>
        <w:ind w:left="1701" w:hanging="850"/>
        <w:rPr>
          <w:rFonts w:ascii="Times New Roman" w:hAnsi="Times New Roman" w:cs="Times New Roman"/>
          <w:kern w:val="0"/>
          <w14:ligatures w14:val="none"/>
        </w:rPr>
      </w:pPr>
      <w:r w:rsidRPr="00824ABD">
        <w:rPr>
          <w:rFonts w:ascii="Times New Roman" w:eastAsia="Times New Roman" w:hAnsi="Times New Roman" w:cs="Times New Roman"/>
          <w:kern w:val="0"/>
          <w14:ligatures w14:val="none"/>
        </w:rPr>
        <w:lastRenderedPageBreak/>
        <w:t xml:space="preserve">The Buyer has full corporate power and authority to execute, deliver, and perform this Agreement, and the execution, delivery, and performance of this Agreement has been duly authorized by all necessary corporate action on the part of the </w:t>
      </w:r>
      <w:proofErr w:type="gramStart"/>
      <w:r w:rsidRPr="00824ABD">
        <w:rPr>
          <w:rFonts w:ascii="Times New Roman" w:eastAsia="Times New Roman" w:hAnsi="Times New Roman" w:cs="Times New Roman"/>
          <w:kern w:val="0"/>
          <w14:ligatures w14:val="none"/>
        </w:rPr>
        <w:t>Buye</w:t>
      </w:r>
      <w:r w:rsidRPr="00824ABD">
        <w:rPr>
          <w:rFonts w:ascii="Times New Roman" w:eastAsia="Times New Roman" w:hAnsi="Times New Roman" w:cs="Times New Roman"/>
          <w:kern w:val="0"/>
          <w:lang w:val="en-US"/>
          <w14:ligatures w14:val="none"/>
        </w:rPr>
        <w:t>r;</w:t>
      </w:r>
      <w:proofErr w:type="gramEnd"/>
    </w:p>
    <w:p w14:paraId="778E10F7" w14:textId="1EB7CBC4" w:rsidR="00824ABD" w:rsidRPr="00824ABD" w:rsidRDefault="00AA2D9F" w:rsidP="0049100D">
      <w:pPr>
        <w:pStyle w:val="ListParagraph"/>
        <w:numPr>
          <w:ilvl w:val="2"/>
          <w:numId w:val="21"/>
        </w:numPr>
        <w:ind w:left="1701" w:hanging="850"/>
        <w:rPr>
          <w:rFonts w:ascii="Times New Roman" w:hAnsi="Times New Roman" w:cs="Times New Roman"/>
          <w:kern w:val="0"/>
          <w14:ligatures w14:val="none"/>
        </w:rPr>
      </w:pPr>
      <w:r w:rsidRPr="00824ABD">
        <w:rPr>
          <w:rFonts w:ascii="Times New Roman" w:eastAsia="Times New Roman" w:hAnsi="Times New Roman" w:cs="Times New Roman"/>
          <w:kern w:val="0"/>
          <w14:ligatures w14:val="none"/>
        </w:rPr>
        <w:t xml:space="preserve">The execution and delivery of this Agreement by the </w:t>
      </w:r>
      <w:r>
        <w:rPr>
          <w:rFonts w:ascii="Times New Roman" w:eastAsia="Times New Roman" w:hAnsi="Times New Roman" w:cs="Times New Roman"/>
          <w:kern w:val="0"/>
          <w14:ligatures w14:val="none"/>
        </w:rPr>
        <w:t>Buyer</w:t>
      </w:r>
      <w:r w:rsidRPr="00824ABD">
        <w:rPr>
          <w:rFonts w:ascii="Times New Roman" w:eastAsia="Times New Roman" w:hAnsi="Times New Roman" w:cs="Times New Roman"/>
          <w:kern w:val="0"/>
          <w14:ligatures w14:val="none"/>
        </w:rPr>
        <w:t xml:space="preserve">, </w:t>
      </w:r>
      <w:r w:rsidRPr="00E14624">
        <w:rPr>
          <w:rFonts w:ascii="Times New Roman" w:eastAsia="Times New Roman" w:hAnsi="Times New Roman" w:cs="Times New Roman"/>
          <w:kern w:val="0"/>
          <w14:ligatures w14:val="none"/>
        </w:rPr>
        <w:t xml:space="preserve">and the </w:t>
      </w:r>
      <w:r>
        <w:rPr>
          <w:rFonts w:ascii="Times New Roman" w:eastAsia="Times New Roman" w:hAnsi="Times New Roman" w:cs="Times New Roman"/>
          <w:kern w:val="0"/>
          <w14:ligatures w14:val="none"/>
        </w:rPr>
        <w:t xml:space="preserve">sale and purchase of the Sale Shares </w:t>
      </w:r>
      <w:r w:rsidRPr="00E14624">
        <w:rPr>
          <w:rFonts w:ascii="Times New Roman" w:eastAsia="Times New Roman" w:hAnsi="Times New Roman" w:cs="Times New Roman"/>
          <w:kern w:val="0"/>
          <w14:ligatures w14:val="none"/>
        </w:rPr>
        <w:t>contemplated hereunder</w:t>
      </w:r>
      <w:r w:rsidRPr="00824ABD">
        <w:rPr>
          <w:rFonts w:ascii="Times New Roman" w:eastAsia="Times New Roman" w:hAnsi="Times New Roman" w:cs="Times New Roman"/>
          <w:kern w:val="0"/>
          <w14:ligatures w14:val="none"/>
        </w:rPr>
        <w:t xml:space="preserve">, do not violate, conflict with, or result in a breach of any of the following: </w:t>
      </w:r>
      <w:bookmarkStart w:id="29" w:name="_Hlk193219580"/>
      <w:r w:rsidRPr="00824ABD">
        <w:rPr>
          <w:rFonts w:ascii="Times New Roman" w:eastAsia="Times New Roman" w:hAnsi="Times New Roman" w:cs="Times New Roman"/>
          <w:kern w:val="0"/>
          <w14:ligatures w14:val="none"/>
        </w:rPr>
        <w:t>(</w:t>
      </w:r>
      <w:proofErr w:type="spellStart"/>
      <w:r w:rsidRPr="00824ABD">
        <w:rPr>
          <w:rFonts w:ascii="Times New Roman" w:eastAsia="Times New Roman" w:hAnsi="Times New Roman" w:cs="Times New Roman"/>
          <w:kern w:val="0"/>
          <w14:ligatures w14:val="none"/>
        </w:rPr>
        <w:t>i</w:t>
      </w:r>
      <w:proofErr w:type="spellEnd"/>
      <w:r w:rsidRPr="00824ABD">
        <w:rPr>
          <w:rFonts w:ascii="Times New Roman" w:eastAsia="Times New Roman" w:hAnsi="Times New Roman" w:cs="Times New Roman"/>
          <w:kern w:val="0"/>
          <w14:ligatures w14:val="none"/>
        </w:rPr>
        <w:t xml:space="preserve">) any applicable laws, rules or regulations; </w:t>
      </w:r>
      <w:r w:rsidR="00693A2E" w:rsidRPr="00824ABD">
        <w:rPr>
          <w:rFonts w:ascii="Times New Roman" w:eastAsia="Times New Roman" w:hAnsi="Times New Roman" w:cs="Times New Roman"/>
          <w:kern w:val="0"/>
          <w14:ligatures w14:val="none"/>
        </w:rPr>
        <w:t>(ii) the Buyer’s constitution</w:t>
      </w:r>
      <w:r>
        <w:rPr>
          <w:rFonts w:ascii="Times New Roman" w:eastAsia="Times New Roman" w:hAnsi="Times New Roman" w:cs="Times New Roman"/>
          <w:kern w:val="0"/>
          <w14:ligatures w14:val="none"/>
        </w:rPr>
        <w:t>;</w:t>
      </w:r>
      <w:r w:rsidR="00693A2E" w:rsidRPr="00824ABD">
        <w:rPr>
          <w:rFonts w:ascii="Times New Roman" w:eastAsia="Times New Roman" w:hAnsi="Times New Roman" w:cs="Times New Roman"/>
          <w:kern w:val="0"/>
          <w14:ligatures w14:val="none"/>
        </w:rPr>
        <w:t xml:space="preserve"> </w:t>
      </w:r>
      <w:r w:rsidRPr="00824ABD">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i</w:t>
      </w:r>
      <w:r w:rsidRPr="00824ABD">
        <w:rPr>
          <w:rFonts w:ascii="Times New Roman" w:eastAsia="Times New Roman" w:hAnsi="Times New Roman" w:cs="Times New Roman"/>
          <w:kern w:val="0"/>
          <w14:ligatures w14:val="none"/>
        </w:rPr>
        <w:t xml:space="preserve">ii) any administrative or court order, judgment, injunction or decree to which the </w:t>
      </w:r>
      <w:r>
        <w:rPr>
          <w:rFonts w:ascii="Times New Roman" w:eastAsia="Times New Roman" w:hAnsi="Times New Roman" w:cs="Times New Roman"/>
          <w:kern w:val="0"/>
          <w14:ligatures w14:val="none"/>
        </w:rPr>
        <w:t>Buyer</w:t>
      </w:r>
      <w:r w:rsidRPr="00824ABD">
        <w:rPr>
          <w:rFonts w:ascii="Times New Roman" w:eastAsia="Times New Roman" w:hAnsi="Times New Roman" w:cs="Times New Roman"/>
          <w:kern w:val="0"/>
          <w14:ligatures w14:val="none"/>
        </w:rPr>
        <w:t xml:space="preserve"> is subject; or (i</w:t>
      </w:r>
      <w:r>
        <w:rPr>
          <w:rFonts w:ascii="Times New Roman" w:eastAsia="Times New Roman" w:hAnsi="Times New Roman" w:cs="Times New Roman"/>
          <w:kern w:val="0"/>
          <w14:ligatures w14:val="none"/>
        </w:rPr>
        <w:t>v</w:t>
      </w:r>
      <w:r w:rsidRPr="00824ABD">
        <w:rPr>
          <w:rFonts w:ascii="Times New Roman" w:eastAsia="Times New Roman" w:hAnsi="Times New Roman" w:cs="Times New Roman"/>
          <w:kern w:val="0"/>
          <w14:ligatures w14:val="none"/>
        </w:rPr>
        <w:t xml:space="preserve">) any </w:t>
      </w:r>
      <w:r w:rsidR="000A0926">
        <w:rPr>
          <w:rFonts w:ascii="Times New Roman" w:hAnsi="Times New Roman" w:cs="Times New Roman" w:hint="eastAsia"/>
          <w:kern w:val="0"/>
          <w14:ligatures w14:val="none"/>
        </w:rPr>
        <w:t xml:space="preserve">material </w:t>
      </w:r>
      <w:r w:rsidRPr="00824ABD">
        <w:rPr>
          <w:rFonts w:ascii="Times New Roman" w:eastAsia="Times New Roman" w:hAnsi="Times New Roman" w:cs="Times New Roman"/>
          <w:kern w:val="0"/>
          <w14:ligatures w14:val="none"/>
        </w:rPr>
        <w:t xml:space="preserve">contract, agreement or arrangement to which the </w:t>
      </w:r>
      <w:r>
        <w:rPr>
          <w:rFonts w:ascii="Times New Roman" w:eastAsia="Times New Roman" w:hAnsi="Times New Roman" w:cs="Times New Roman"/>
          <w:kern w:val="0"/>
          <w14:ligatures w14:val="none"/>
        </w:rPr>
        <w:t>Buyer</w:t>
      </w:r>
      <w:r w:rsidRPr="00824ABD">
        <w:rPr>
          <w:rFonts w:ascii="Times New Roman" w:eastAsia="Times New Roman" w:hAnsi="Times New Roman" w:cs="Times New Roman"/>
          <w:kern w:val="0"/>
          <w14:ligatures w14:val="none"/>
        </w:rPr>
        <w:t xml:space="preserve"> is a party or by which it is bound</w:t>
      </w:r>
      <w:bookmarkEnd w:id="29"/>
      <w:r w:rsidR="00693A2E" w:rsidRPr="00824ABD">
        <w:rPr>
          <w:rFonts w:ascii="Times New Roman" w:eastAsia="Times New Roman" w:hAnsi="Times New Roman" w:cs="Times New Roman"/>
          <w:kern w:val="0"/>
          <w14:ligatures w14:val="none"/>
        </w:rPr>
        <w:t>;</w:t>
      </w:r>
    </w:p>
    <w:p w14:paraId="27A8D21C" w14:textId="734C64D1" w:rsidR="00824ABD" w:rsidRPr="00824ABD" w:rsidRDefault="00693A2E" w:rsidP="0049100D">
      <w:pPr>
        <w:pStyle w:val="ListParagraph"/>
        <w:numPr>
          <w:ilvl w:val="2"/>
          <w:numId w:val="21"/>
        </w:numPr>
        <w:ind w:left="1701" w:hanging="850"/>
        <w:rPr>
          <w:rFonts w:ascii="Times New Roman" w:hAnsi="Times New Roman" w:cs="Times New Roman"/>
          <w:kern w:val="0"/>
          <w14:ligatures w14:val="none"/>
        </w:rPr>
      </w:pPr>
      <w:r w:rsidRPr="00824ABD">
        <w:rPr>
          <w:rFonts w:ascii="Times New Roman" w:eastAsia="Times New Roman" w:hAnsi="Times New Roman" w:cs="Times New Roman"/>
          <w:kern w:val="0"/>
          <w14:ligatures w14:val="none"/>
        </w:rPr>
        <w:t xml:space="preserve">There are no claims, lawsuits, investigations, or other legal or administrative proceedings pending or, to the </w:t>
      </w:r>
      <w:r w:rsidR="00844ED3">
        <w:rPr>
          <w:rFonts w:ascii="Times New Roman" w:eastAsia="Times New Roman" w:hAnsi="Times New Roman" w:cs="Times New Roman"/>
          <w:kern w:val="0"/>
          <w14:ligatures w14:val="none"/>
        </w:rPr>
        <w:t>best</w:t>
      </w:r>
      <w:r w:rsidRPr="00824ABD">
        <w:rPr>
          <w:rFonts w:ascii="Times New Roman" w:eastAsia="Times New Roman" w:hAnsi="Times New Roman" w:cs="Times New Roman"/>
          <w:kern w:val="0"/>
          <w14:ligatures w14:val="none"/>
        </w:rPr>
        <w:t xml:space="preserve"> knowledge</w:t>
      </w:r>
      <w:r w:rsidR="00844ED3">
        <w:rPr>
          <w:rFonts w:ascii="Times New Roman" w:eastAsia="Times New Roman" w:hAnsi="Times New Roman" w:cs="Times New Roman"/>
          <w:kern w:val="0"/>
          <w14:ligatures w14:val="none"/>
        </w:rPr>
        <w:t xml:space="preserve"> of the Buyer</w:t>
      </w:r>
      <w:r w:rsidRPr="00824ABD">
        <w:rPr>
          <w:rFonts w:ascii="Times New Roman" w:eastAsia="Times New Roman" w:hAnsi="Times New Roman" w:cs="Times New Roman"/>
          <w:kern w:val="0"/>
          <w14:ligatures w14:val="none"/>
        </w:rPr>
        <w:t>, threatened against the Buyer that would adversely affect the Buyer’s ability to consummate the transactions contemplated by this Agreement; and</w:t>
      </w:r>
    </w:p>
    <w:p w14:paraId="49453FDA" w14:textId="77777777" w:rsidR="00824ABD" w:rsidRPr="00824ABD" w:rsidRDefault="00693A2E" w:rsidP="0049100D">
      <w:pPr>
        <w:pStyle w:val="ListParagraph"/>
        <w:numPr>
          <w:ilvl w:val="2"/>
          <w:numId w:val="21"/>
        </w:numPr>
        <w:ind w:left="1701" w:hanging="850"/>
        <w:rPr>
          <w:rFonts w:ascii="Times New Roman" w:hAnsi="Times New Roman" w:cs="Times New Roman"/>
          <w:kern w:val="0"/>
          <w14:ligatures w14:val="none"/>
        </w:rPr>
      </w:pPr>
      <w:r w:rsidRPr="00824ABD">
        <w:rPr>
          <w:rFonts w:ascii="Times New Roman" w:eastAsia="Times New Roman" w:hAnsi="Times New Roman" w:cs="Times New Roman"/>
          <w:kern w:val="0"/>
          <w14:ligatures w14:val="none"/>
        </w:rPr>
        <w:t xml:space="preserve">The Buyer is not insolvent, has not </w:t>
      </w:r>
      <w:proofErr w:type="gramStart"/>
      <w:r w:rsidRPr="00824ABD">
        <w:rPr>
          <w:rFonts w:ascii="Times New Roman" w:eastAsia="Times New Roman" w:hAnsi="Times New Roman" w:cs="Times New Roman"/>
          <w:kern w:val="0"/>
          <w14:ligatures w14:val="none"/>
        </w:rPr>
        <w:t>entered into</w:t>
      </w:r>
      <w:proofErr w:type="gramEnd"/>
      <w:r w:rsidRPr="00824ABD">
        <w:rPr>
          <w:rFonts w:ascii="Times New Roman" w:eastAsia="Times New Roman" w:hAnsi="Times New Roman" w:cs="Times New Roman"/>
          <w:kern w:val="0"/>
          <w14:ligatures w14:val="none"/>
        </w:rPr>
        <w:t xml:space="preserve"> any voluntary arrangement, and is not subject to any bankruptcy, liquidation, reorganization, or similar proceedings under Singapore’s laws or any other jurisdiction.</w:t>
      </w:r>
      <w:bookmarkStart w:id="30" w:name="_Ref192186573"/>
    </w:p>
    <w:p w14:paraId="5A0F4668" w14:textId="77777777" w:rsidR="00824ABD" w:rsidRPr="00B2320C" w:rsidRDefault="00A37207" w:rsidP="0049100D">
      <w:pPr>
        <w:pStyle w:val="ListParagraph"/>
        <w:numPr>
          <w:ilvl w:val="0"/>
          <w:numId w:val="21"/>
        </w:numPr>
        <w:ind w:left="851" w:hanging="851"/>
        <w:rPr>
          <w:rFonts w:ascii="Times New Roman" w:hAnsi="Times New Roman" w:cs="Times New Roman"/>
          <w:kern w:val="0"/>
          <w14:ligatures w14:val="none"/>
        </w:rPr>
      </w:pPr>
      <w:bookmarkStart w:id="31" w:name="_Ref193180325"/>
      <w:r w:rsidRPr="00B2320C">
        <w:rPr>
          <w:rFonts w:ascii="Times New Roman" w:hAnsi="Times New Roman" w:cs="Times New Roman"/>
          <w:b/>
          <w:bCs/>
        </w:rPr>
        <w:t>CONDITIONS PRECEDENT</w:t>
      </w:r>
      <w:bookmarkEnd w:id="30"/>
      <w:bookmarkEnd w:id="31"/>
    </w:p>
    <w:p w14:paraId="22F0705D" w14:textId="53A645FB" w:rsidR="00824ABD" w:rsidRPr="00824ABD" w:rsidRDefault="00824ABD" w:rsidP="0049100D">
      <w:pPr>
        <w:pStyle w:val="ListParagraph"/>
        <w:ind w:left="851" w:firstLine="0"/>
        <w:rPr>
          <w:rFonts w:ascii="Times New Roman" w:hAnsi="Times New Roman" w:cs="Times New Roman"/>
          <w:kern w:val="0"/>
          <w14:ligatures w14:val="none"/>
        </w:rPr>
      </w:pPr>
      <w:r w:rsidRPr="00B2320C">
        <w:rPr>
          <w:rFonts w:ascii="Times New Roman" w:hAnsi="Times New Roman" w:cs="Times New Roman"/>
        </w:rPr>
        <w:t>The Completion shall</w:t>
      </w:r>
      <w:r w:rsidRPr="00510C09">
        <w:rPr>
          <w:rFonts w:ascii="Times New Roman" w:hAnsi="Times New Roman" w:cs="Times New Roman"/>
        </w:rPr>
        <w:t xml:space="preserve"> be conditional upon the satisfaction or waiver (as applicable) of the following conditions precedent (the </w:t>
      </w:r>
      <w:r>
        <w:rPr>
          <w:rFonts w:ascii="Times New Roman" w:hAnsi="Times New Roman" w:cs="Times New Roman"/>
        </w:rPr>
        <w:t>“</w:t>
      </w:r>
      <w:r w:rsidRPr="00824ABD">
        <w:rPr>
          <w:rFonts w:ascii="Times New Roman" w:hAnsi="Times New Roman" w:cs="Times New Roman"/>
          <w:b/>
          <w:bCs/>
        </w:rPr>
        <w:t>Conditions</w:t>
      </w:r>
      <w:r w:rsidR="00F50352">
        <w:rPr>
          <w:rFonts w:ascii="Times New Roman" w:hAnsi="Times New Roman" w:cs="Times New Roman"/>
          <w:b/>
          <w:bCs/>
        </w:rPr>
        <w:t xml:space="preserve"> Precedent</w:t>
      </w:r>
      <w:r>
        <w:rPr>
          <w:rFonts w:ascii="Times New Roman" w:hAnsi="Times New Roman" w:cs="Times New Roman"/>
        </w:rPr>
        <w:t>”</w:t>
      </w:r>
      <w:r w:rsidRPr="00510C09">
        <w:rPr>
          <w:rFonts w:ascii="Times New Roman" w:hAnsi="Times New Roman" w:cs="Times New Roman"/>
        </w:rPr>
        <w:t>)</w:t>
      </w:r>
      <w:r>
        <w:rPr>
          <w:rFonts w:ascii="Times New Roman" w:hAnsi="Times New Roman" w:cs="Times New Roman"/>
        </w:rPr>
        <w:t>:</w:t>
      </w:r>
    </w:p>
    <w:p w14:paraId="607A21D8" w14:textId="328C8D17" w:rsidR="00824ABD" w:rsidRPr="00824ABD" w:rsidRDefault="00A37207" w:rsidP="0049100D">
      <w:pPr>
        <w:pStyle w:val="ListParagraph"/>
        <w:numPr>
          <w:ilvl w:val="1"/>
          <w:numId w:val="21"/>
        </w:numPr>
        <w:ind w:left="851" w:hanging="851"/>
        <w:rPr>
          <w:rFonts w:ascii="Times New Roman" w:hAnsi="Times New Roman" w:cs="Times New Roman"/>
          <w:kern w:val="0"/>
          <w14:ligatures w14:val="none"/>
        </w:rPr>
      </w:pPr>
      <w:r w:rsidRPr="00824ABD">
        <w:rPr>
          <w:rFonts w:ascii="Times New Roman" w:hAnsi="Times New Roman" w:cs="Times New Roman"/>
        </w:rPr>
        <w:t>There shall have been no Material Adverse Effect from the date of this Agreement until Completion.</w:t>
      </w:r>
    </w:p>
    <w:p w14:paraId="1EE432B9" w14:textId="77777777" w:rsidR="00824ABD" w:rsidRPr="00824ABD" w:rsidRDefault="00A37207" w:rsidP="0049100D">
      <w:pPr>
        <w:pStyle w:val="ListParagraph"/>
        <w:numPr>
          <w:ilvl w:val="1"/>
          <w:numId w:val="21"/>
        </w:numPr>
        <w:ind w:left="851" w:hanging="851"/>
        <w:rPr>
          <w:rFonts w:ascii="Times New Roman" w:hAnsi="Times New Roman" w:cs="Times New Roman"/>
          <w:kern w:val="0"/>
          <w14:ligatures w14:val="none"/>
        </w:rPr>
      </w:pPr>
      <w:r w:rsidRPr="00824ABD">
        <w:rPr>
          <w:rFonts w:ascii="Times New Roman" w:hAnsi="Times New Roman" w:cs="Times New Roman"/>
        </w:rPr>
        <w:t xml:space="preserve">The representations and warranties made by the Seller in this Agreement shall be true and correct </w:t>
      </w:r>
      <w:r w:rsidRPr="00AD3F95">
        <w:rPr>
          <w:rFonts w:ascii="Times New Roman" w:hAnsi="Times New Roman" w:cs="Times New Roman"/>
          <w:highlight w:val="yellow"/>
        </w:rPr>
        <w:t>in all material respects</w:t>
      </w:r>
      <w:r w:rsidRPr="00824ABD">
        <w:rPr>
          <w:rFonts w:ascii="Times New Roman" w:hAnsi="Times New Roman" w:cs="Times New Roman"/>
        </w:rPr>
        <w:t xml:space="preserve"> as of the Completion Date, as though made at that time.</w:t>
      </w:r>
    </w:p>
    <w:p w14:paraId="42244F3F" w14:textId="77777777" w:rsidR="00824ABD" w:rsidRPr="00824ABD" w:rsidRDefault="00A37207" w:rsidP="0049100D">
      <w:pPr>
        <w:pStyle w:val="ListParagraph"/>
        <w:numPr>
          <w:ilvl w:val="1"/>
          <w:numId w:val="21"/>
        </w:numPr>
        <w:ind w:left="851" w:hanging="851"/>
        <w:rPr>
          <w:rFonts w:ascii="Times New Roman" w:hAnsi="Times New Roman" w:cs="Times New Roman"/>
          <w:kern w:val="0"/>
          <w14:ligatures w14:val="none"/>
        </w:rPr>
      </w:pPr>
      <w:r w:rsidRPr="00824ABD">
        <w:rPr>
          <w:rFonts w:ascii="Times New Roman" w:hAnsi="Times New Roman" w:cs="Times New Roman"/>
        </w:rPr>
        <w:t xml:space="preserve">On or before the Completion, the following shall be delivered by the Seller to the </w:t>
      </w:r>
      <w:r w:rsidR="0082463B" w:rsidRPr="00824ABD">
        <w:rPr>
          <w:rFonts w:ascii="Times New Roman" w:hAnsi="Times New Roman" w:cs="Times New Roman"/>
        </w:rPr>
        <w:t>Buyer</w:t>
      </w:r>
      <w:r w:rsidRPr="00824ABD">
        <w:rPr>
          <w:rFonts w:ascii="Times New Roman" w:hAnsi="Times New Roman" w:cs="Times New Roman"/>
        </w:rPr>
        <w:t xml:space="preserve"> in a form satisfactory to the </w:t>
      </w:r>
      <w:r w:rsidR="0082463B" w:rsidRPr="00824ABD">
        <w:rPr>
          <w:rFonts w:ascii="Times New Roman" w:hAnsi="Times New Roman" w:cs="Times New Roman"/>
        </w:rPr>
        <w:t>Buyer</w:t>
      </w:r>
      <w:r w:rsidRPr="00824ABD">
        <w:rPr>
          <w:rFonts w:ascii="Times New Roman" w:hAnsi="Times New Roman" w:cs="Times New Roman"/>
        </w:rPr>
        <w:t>:</w:t>
      </w:r>
    </w:p>
    <w:p w14:paraId="4B9D088A" w14:textId="67B1C669" w:rsidR="00824ABD" w:rsidRPr="00824ABD" w:rsidRDefault="00A37207" w:rsidP="0049100D">
      <w:pPr>
        <w:pStyle w:val="ListParagraph"/>
        <w:numPr>
          <w:ilvl w:val="2"/>
          <w:numId w:val="21"/>
        </w:numPr>
        <w:ind w:left="1701" w:hanging="850"/>
        <w:rPr>
          <w:rFonts w:ascii="Times New Roman" w:hAnsi="Times New Roman" w:cs="Times New Roman"/>
          <w:kern w:val="0"/>
          <w14:ligatures w14:val="none"/>
        </w:rPr>
      </w:pPr>
      <w:r w:rsidRPr="00824ABD">
        <w:rPr>
          <w:rFonts w:ascii="Times New Roman" w:hAnsi="Times New Roman" w:cs="Times New Roman"/>
        </w:rPr>
        <w:t>A certificate issued by one of the directors of the Seller,</w:t>
      </w:r>
      <w:r w:rsidRPr="00824ABD">
        <w:rPr>
          <w:rFonts w:ascii="Times New Roman" w:hAnsi="Times New Roman" w:cs="Times New Roman" w:hint="eastAsia"/>
        </w:rPr>
        <w:t xml:space="preserve"> </w:t>
      </w:r>
      <w:r w:rsidRPr="00824ABD">
        <w:rPr>
          <w:rFonts w:ascii="Times New Roman" w:hAnsi="Times New Roman" w:cs="Times New Roman"/>
          <w:lang w:val="en-US"/>
        </w:rPr>
        <w:t xml:space="preserve">substantially in the form set out in </w:t>
      </w:r>
      <w:r w:rsidRPr="00824ABD">
        <w:rPr>
          <w:rFonts w:ascii="Times New Roman" w:hAnsi="Times New Roman" w:cs="Times New Roman"/>
          <w:lang w:val="en-US"/>
        </w:rPr>
        <w:fldChar w:fldCharType="begin"/>
      </w:r>
      <w:r w:rsidRPr="00824ABD">
        <w:rPr>
          <w:rFonts w:ascii="Times New Roman" w:hAnsi="Times New Roman" w:cs="Times New Roman"/>
          <w:lang w:val="en-US"/>
        </w:rPr>
        <w:instrText xml:space="preserve"> REF ScheduleI \h </w:instrText>
      </w:r>
      <w:r w:rsidRPr="00824ABD">
        <w:rPr>
          <w:rFonts w:ascii="Times New Roman" w:hAnsi="Times New Roman" w:cs="Times New Roman"/>
          <w:lang w:val="en-US"/>
        </w:rPr>
      </w:r>
      <w:r w:rsidRPr="00824ABD">
        <w:rPr>
          <w:rFonts w:ascii="Times New Roman" w:hAnsi="Times New Roman" w:cs="Times New Roman"/>
          <w:lang w:val="en-US"/>
        </w:rPr>
        <w:fldChar w:fldCharType="separate"/>
      </w:r>
      <w:r w:rsidRPr="00824ABD">
        <w:rPr>
          <w:rFonts w:ascii="Times New Roman" w:hAnsi="Times New Roman" w:cs="Times New Roman"/>
          <w:b/>
          <w:bCs/>
        </w:rPr>
        <w:t>SCHEDULE I</w:t>
      </w:r>
      <w:r w:rsidRPr="00824ABD">
        <w:rPr>
          <w:rFonts w:ascii="Times New Roman" w:hAnsi="Times New Roman" w:cs="Times New Roman"/>
          <w:lang w:val="en-US"/>
        </w:rPr>
        <w:fldChar w:fldCharType="end"/>
      </w:r>
      <w:r w:rsidRPr="00824ABD">
        <w:rPr>
          <w:rFonts w:ascii="Times New Roman" w:hAnsi="Times New Roman" w:cs="Times New Roman"/>
          <w:lang w:val="en-US"/>
        </w:rPr>
        <w:t xml:space="preserve"> </w:t>
      </w:r>
      <w:proofErr w:type="gramStart"/>
      <w:r w:rsidRPr="00824ABD">
        <w:rPr>
          <w:rFonts w:ascii="Times New Roman" w:hAnsi="Times New Roman" w:cs="Times New Roman"/>
          <w:lang w:val="en-US"/>
        </w:rPr>
        <w:t>hereto;</w:t>
      </w:r>
      <w:proofErr w:type="gramEnd"/>
    </w:p>
    <w:p w14:paraId="35CC495A" w14:textId="6DACAE86" w:rsidR="00824ABD" w:rsidRPr="00824ABD" w:rsidRDefault="00A37207" w:rsidP="0049100D">
      <w:pPr>
        <w:pStyle w:val="ListParagraph"/>
        <w:numPr>
          <w:ilvl w:val="2"/>
          <w:numId w:val="21"/>
        </w:numPr>
        <w:ind w:left="1701" w:hanging="850"/>
        <w:rPr>
          <w:rFonts w:ascii="Times New Roman" w:hAnsi="Times New Roman" w:cs="Times New Roman"/>
          <w:kern w:val="0"/>
          <w14:ligatures w14:val="none"/>
        </w:rPr>
      </w:pPr>
      <w:r w:rsidRPr="00824ABD">
        <w:rPr>
          <w:rFonts w:ascii="Times New Roman" w:hAnsi="Times New Roman" w:cs="Times New Roman"/>
        </w:rPr>
        <w:t>A certificate issued by one of the directors of the Company</w:t>
      </w:r>
      <w:r w:rsidRPr="00824ABD">
        <w:rPr>
          <w:rFonts w:ascii="Times New Roman" w:hAnsi="Times New Roman" w:cs="Times New Roman"/>
          <w:lang w:val="en-US"/>
        </w:rPr>
        <w:t xml:space="preserve">, substantially in the form set out in </w:t>
      </w:r>
      <w:r w:rsidR="00AD7DAC">
        <w:rPr>
          <w:rFonts w:ascii="Times New Roman" w:hAnsi="Times New Roman" w:cs="Times New Roman"/>
          <w:lang w:val="en-US"/>
        </w:rPr>
        <w:fldChar w:fldCharType="begin"/>
      </w:r>
      <w:r w:rsidR="00AD7DAC">
        <w:rPr>
          <w:rFonts w:ascii="Times New Roman" w:hAnsi="Times New Roman" w:cs="Times New Roman"/>
          <w:lang w:val="en-US"/>
        </w:rPr>
        <w:instrText xml:space="preserve"> REF ScheduleII \h </w:instrText>
      </w:r>
      <w:r w:rsidR="00AD7DAC">
        <w:rPr>
          <w:rFonts w:ascii="Times New Roman" w:hAnsi="Times New Roman" w:cs="Times New Roman"/>
          <w:lang w:val="en-US"/>
        </w:rPr>
      </w:r>
      <w:r w:rsidR="00AD7DAC">
        <w:rPr>
          <w:rFonts w:ascii="Times New Roman" w:hAnsi="Times New Roman" w:cs="Times New Roman"/>
          <w:lang w:val="en-US"/>
        </w:rPr>
        <w:fldChar w:fldCharType="separate"/>
      </w:r>
      <w:r w:rsidR="00AD7DAC">
        <w:rPr>
          <w:rFonts w:ascii="Times New Roman" w:hAnsi="Times New Roman" w:cs="Times New Roman"/>
          <w:b/>
          <w:bCs/>
        </w:rPr>
        <w:t>SCHEDULE II</w:t>
      </w:r>
      <w:r w:rsidR="00AD7DAC">
        <w:rPr>
          <w:rFonts w:ascii="Times New Roman" w:hAnsi="Times New Roman" w:cs="Times New Roman"/>
          <w:lang w:val="en-US"/>
        </w:rPr>
        <w:fldChar w:fldCharType="end"/>
      </w:r>
      <w:r w:rsidRPr="00824ABD">
        <w:rPr>
          <w:rFonts w:ascii="Times New Roman" w:hAnsi="Times New Roman" w:cs="Times New Roman"/>
          <w:lang w:val="en-US"/>
        </w:rPr>
        <w:t xml:space="preserve"> hereto;</w:t>
      </w:r>
      <w:r w:rsidR="00894D4F">
        <w:rPr>
          <w:rFonts w:ascii="Times New Roman" w:hAnsi="Times New Roman" w:cs="Times New Roman"/>
          <w:lang w:val="en-US"/>
        </w:rPr>
        <w:t xml:space="preserve"> and</w:t>
      </w:r>
    </w:p>
    <w:p w14:paraId="06D2D43A" w14:textId="03023E76" w:rsidR="00824ABD" w:rsidRPr="00824ABD" w:rsidRDefault="00A37207" w:rsidP="0049100D">
      <w:pPr>
        <w:pStyle w:val="ListParagraph"/>
        <w:numPr>
          <w:ilvl w:val="2"/>
          <w:numId w:val="21"/>
        </w:numPr>
        <w:ind w:left="1701" w:hanging="850"/>
        <w:rPr>
          <w:rFonts w:ascii="Times New Roman" w:hAnsi="Times New Roman" w:cs="Times New Roman"/>
          <w:kern w:val="0"/>
          <w14:ligatures w14:val="none"/>
        </w:rPr>
      </w:pPr>
      <w:r w:rsidRPr="00824ABD">
        <w:rPr>
          <w:rFonts w:ascii="Times New Roman" w:hAnsi="Times New Roman" w:cs="Times New Roman"/>
        </w:rPr>
        <w:t xml:space="preserve">Written waivers or consents from all shareholders entitled to pre-emptive rights under the Shareholders’ Agreement, confirming that they do not intend to exercise their rights in relation to the transfer of the </w:t>
      </w:r>
      <w:r w:rsidR="004677ED">
        <w:rPr>
          <w:rFonts w:ascii="Times New Roman" w:hAnsi="Times New Roman" w:cs="Times New Roman" w:hint="eastAsia"/>
        </w:rPr>
        <w:t xml:space="preserve">Sale </w:t>
      </w:r>
      <w:r w:rsidRPr="00824ABD">
        <w:rPr>
          <w:rFonts w:ascii="Times New Roman" w:hAnsi="Times New Roman" w:cs="Times New Roman"/>
        </w:rPr>
        <w:t xml:space="preserve">Shares. Such consent shall be in the form set out in </w:t>
      </w:r>
      <w:r w:rsidR="00AD7DAC">
        <w:rPr>
          <w:rFonts w:ascii="Times New Roman" w:hAnsi="Times New Roman" w:cs="Times New Roman"/>
        </w:rPr>
        <w:fldChar w:fldCharType="begin"/>
      </w:r>
      <w:r w:rsidR="00AD7DAC">
        <w:rPr>
          <w:rFonts w:ascii="Times New Roman" w:hAnsi="Times New Roman" w:cs="Times New Roman"/>
        </w:rPr>
        <w:instrText xml:space="preserve"> REF ScheduleIII \h </w:instrText>
      </w:r>
      <w:r w:rsidR="00AD7DAC">
        <w:rPr>
          <w:rFonts w:ascii="Times New Roman" w:hAnsi="Times New Roman" w:cs="Times New Roman"/>
        </w:rPr>
      </w:r>
      <w:r w:rsidR="00AD7DAC">
        <w:rPr>
          <w:rFonts w:ascii="Times New Roman" w:hAnsi="Times New Roman" w:cs="Times New Roman"/>
        </w:rPr>
        <w:fldChar w:fldCharType="separate"/>
      </w:r>
      <w:r w:rsidR="00AD7DAC" w:rsidRPr="00EF64E6">
        <w:rPr>
          <w:rFonts w:ascii="Times New Roman" w:hAnsi="Times New Roman" w:cs="Times New Roman"/>
          <w:b/>
          <w:bCs/>
        </w:rPr>
        <w:t>SCHEDULE I</w:t>
      </w:r>
      <w:r w:rsidR="00AD7DAC">
        <w:rPr>
          <w:rFonts w:ascii="Times New Roman" w:hAnsi="Times New Roman" w:cs="Times New Roman"/>
          <w:b/>
          <w:bCs/>
        </w:rPr>
        <w:t>II</w:t>
      </w:r>
      <w:r w:rsidR="00AD7DAC">
        <w:rPr>
          <w:rFonts w:ascii="Times New Roman" w:hAnsi="Times New Roman" w:cs="Times New Roman"/>
        </w:rPr>
        <w:fldChar w:fldCharType="end"/>
      </w:r>
      <w:r w:rsidRPr="00824ABD">
        <w:rPr>
          <w:rFonts w:ascii="Times New Roman" w:hAnsi="Times New Roman" w:cs="Times New Roman"/>
        </w:rPr>
        <w:t xml:space="preserve"> hereto</w:t>
      </w:r>
      <w:r w:rsidR="00894D4F">
        <w:rPr>
          <w:rFonts w:ascii="Times New Roman" w:hAnsi="Times New Roman" w:cs="Times New Roman"/>
        </w:rPr>
        <w:t>.</w:t>
      </w:r>
    </w:p>
    <w:p w14:paraId="26A57B93" w14:textId="66E8BB83" w:rsidR="00824ABD" w:rsidRPr="002512B9" w:rsidRDefault="00344F0E" w:rsidP="002512B9">
      <w:pPr>
        <w:ind w:left="851" w:firstLine="0"/>
        <w:rPr>
          <w:rFonts w:ascii="Times New Roman" w:hAnsi="Times New Roman" w:cs="Times New Roman"/>
          <w:kern w:val="0"/>
          <w14:ligatures w14:val="none"/>
        </w:rPr>
      </w:pPr>
      <w:r w:rsidRPr="002512B9">
        <w:rPr>
          <w:rFonts w:ascii="Times New Roman" w:hAnsi="Times New Roman" w:cs="Times New Roman"/>
        </w:rPr>
        <w:t xml:space="preserve">The Buyer may, at any time before Completion, request additional documents, information, or assurances from the Seller that are reasonably necessary or appropriate for the Buyer to complete the </w:t>
      </w:r>
      <w:r w:rsidR="002512B9">
        <w:rPr>
          <w:rFonts w:ascii="Times New Roman" w:hAnsi="Times New Roman" w:cs="Times New Roman"/>
        </w:rPr>
        <w:t>purchase of the Sale Shares</w:t>
      </w:r>
      <w:r w:rsidRPr="002512B9">
        <w:rPr>
          <w:rFonts w:ascii="Times New Roman" w:hAnsi="Times New Roman" w:cs="Times New Roman"/>
        </w:rPr>
        <w:t xml:space="preserve"> or to comply with any legal or regulatory requirements in relation to </w:t>
      </w:r>
      <w:r w:rsidR="002512B9">
        <w:rPr>
          <w:rFonts w:ascii="Times New Roman" w:hAnsi="Times New Roman" w:cs="Times New Roman"/>
        </w:rPr>
        <w:t>this Agreement</w:t>
      </w:r>
      <w:r w:rsidRPr="002512B9">
        <w:rPr>
          <w:rFonts w:ascii="Times New Roman" w:hAnsi="Times New Roman" w:cs="Times New Roman"/>
        </w:rPr>
        <w:t>.</w:t>
      </w:r>
      <w:bookmarkStart w:id="32" w:name="_Ref192199696"/>
    </w:p>
    <w:p w14:paraId="2109ADDE" w14:textId="77777777" w:rsidR="00FA014B" w:rsidRPr="00FA014B" w:rsidRDefault="003D696A" w:rsidP="0049100D">
      <w:pPr>
        <w:pStyle w:val="ListParagraph"/>
        <w:numPr>
          <w:ilvl w:val="0"/>
          <w:numId w:val="21"/>
        </w:numPr>
        <w:ind w:left="851" w:hanging="851"/>
        <w:rPr>
          <w:rFonts w:ascii="Times New Roman" w:hAnsi="Times New Roman" w:cs="Times New Roman"/>
          <w:kern w:val="0"/>
          <w14:ligatures w14:val="none"/>
        </w:rPr>
      </w:pPr>
      <w:bookmarkStart w:id="33" w:name="_Ref193180809"/>
      <w:r w:rsidRPr="00824ABD">
        <w:rPr>
          <w:rFonts w:ascii="Times New Roman" w:eastAsia="Times New Roman" w:hAnsi="Times New Roman" w:cs="Times New Roman"/>
          <w:b/>
          <w:bCs/>
          <w:kern w:val="0"/>
          <w14:ligatures w14:val="none"/>
        </w:rPr>
        <w:lastRenderedPageBreak/>
        <w:t>POST-COMPLETION OBLIGATIONS</w:t>
      </w:r>
      <w:bookmarkEnd w:id="32"/>
      <w:bookmarkEnd w:id="33"/>
    </w:p>
    <w:p w14:paraId="057B2DC5" w14:textId="5DA0AB44" w:rsidR="00FA014B" w:rsidRPr="00FA014B" w:rsidRDefault="00FA014B" w:rsidP="00CB14FE">
      <w:pPr>
        <w:pStyle w:val="ListParagraph"/>
        <w:numPr>
          <w:ilvl w:val="1"/>
          <w:numId w:val="21"/>
        </w:numPr>
        <w:ind w:left="851" w:hanging="851"/>
        <w:rPr>
          <w:rFonts w:ascii="Times New Roman" w:eastAsia="Times New Roman" w:hAnsi="Times New Roman" w:cs="Times New Roman"/>
          <w:kern w:val="0"/>
          <w14:ligatures w14:val="none"/>
        </w:rPr>
      </w:pPr>
      <w:bookmarkStart w:id="34" w:name="_Ref193180579"/>
      <w:bookmarkStart w:id="35" w:name="_Hlk204863999"/>
      <w:r w:rsidRPr="00FA014B">
        <w:rPr>
          <w:rFonts w:ascii="Times New Roman" w:eastAsia="Times New Roman" w:hAnsi="Times New Roman" w:cs="Times New Roman"/>
          <w:kern w:val="0"/>
          <w14:ligatures w14:val="none"/>
        </w:rPr>
        <w:t xml:space="preserve">The Seller shall procure that, within </w:t>
      </w:r>
      <w:commentRangeStart w:id="36"/>
      <w:r w:rsidR="002242DC">
        <w:rPr>
          <w:rFonts w:ascii="Times New Roman" w:eastAsia="Times New Roman" w:hAnsi="Times New Roman" w:cs="Times New Roman"/>
          <w:kern w:val="0"/>
          <w14:ligatures w14:val="none"/>
        </w:rPr>
        <w:t>7</w:t>
      </w:r>
      <w:r w:rsidRPr="00FA014B">
        <w:rPr>
          <w:rFonts w:ascii="Times New Roman" w:eastAsia="Times New Roman" w:hAnsi="Times New Roman" w:cs="Times New Roman"/>
          <w:kern w:val="0"/>
          <w14:ligatures w14:val="none"/>
        </w:rPr>
        <w:t xml:space="preserve"> days </w:t>
      </w:r>
      <w:commentRangeEnd w:id="36"/>
      <w:r w:rsidR="007F4EB2">
        <w:rPr>
          <w:rStyle w:val="CommentReference"/>
        </w:rPr>
        <w:commentReference w:id="36"/>
      </w:r>
      <w:r w:rsidRPr="00FA014B">
        <w:rPr>
          <w:rFonts w:ascii="Times New Roman" w:eastAsia="Times New Roman" w:hAnsi="Times New Roman" w:cs="Times New Roman"/>
          <w:kern w:val="0"/>
          <w14:ligatures w14:val="none"/>
        </w:rPr>
        <w:t>after Completion, the Company shall</w:t>
      </w:r>
      <w:r w:rsidR="00CB14FE">
        <w:rPr>
          <w:rFonts w:ascii="Times New Roman" w:eastAsia="Times New Roman" w:hAnsi="Times New Roman" w:cs="Times New Roman"/>
          <w:kern w:val="0"/>
          <w14:ligatures w14:val="none"/>
        </w:rPr>
        <w:t xml:space="preserve"> </w:t>
      </w:r>
      <w:bookmarkStart w:id="37" w:name="_Hlk194933510"/>
      <w:bookmarkEnd w:id="34"/>
      <w:r w:rsidRPr="00F51A86">
        <w:rPr>
          <w:rFonts w:ascii="Times New Roman" w:eastAsia="Times New Roman" w:hAnsi="Times New Roman" w:cs="Times New Roman"/>
          <w:kern w:val="0"/>
          <w14:ligatures w14:val="none"/>
        </w:rPr>
        <w:t xml:space="preserve">issue new </w:t>
      </w:r>
      <w:r w:rsidR="00892E6D" w:rsidRPr="00F51A86">
        <w:rPr>
          <w:rFonts w:ascii="Times New Roman" w:eastAsia="Times New Roman" w:hAnsi="Times New Roman" w:cs="Times New Roman"/>
          <w:kern w:val="0"/>
          <w14:ligatures w14:val="none"/>
        </w:rPr>
        <w:t>s</w:t>
      </w:r>
      <w:r w:rsidRPr="00F51A86">
        <w:rPr>
          <w:rFonts w:ascii="Times New Roman" w:eastAsia="Times New Roman" w:hAnsi="Times New Roman" w:cs="Times New Roman"/>
          <w:kern w:val="0"/>
          <w14:ligatures w14:val="none"/>
        </w:rPr>
        <w:t xml:space="preserve">hare </w:t>
      </w:r>
      <w:r w:rsidR="00892E6D" w:rsidRPr="00F51A86">
        <w:rPr>
          <w:rFonts w:ascii="Times New Roman" w:eastAsia="Times New Roman" w:hAnsi="Times New Roman" w:cs="Times New Roman"/>
          <w:kern w:val="0"/>
          <w14:ligatures w14:val="none"/>
        </w:rPr>
        <w:t>c</w:t>
      </w:r>
      <w:r w:rsidRPr="00F51A86">
        <w:rPr>
          <w:rFonts w:ascii="Times New Roman" w:eastAsia="Times New Roman" w:hAnsi="Times New Roman" w:cs="Times New Roman"/>
          <w:kern w:val="0"/>
          <w14:ligatures w14:val="none"/>
        </w:rPr>
        <w:t>ertificates to the Buyer in respect of the Sale Shares.</w:t>
      </w:r>
      <w:bookmarkStart w:id="38" w:name="_Ref192198759"/>
      <w:bookmarkEnd w:id="35"/>
      <w:bookmarkEnd w:id="37"/>
    </w:p>
    <w:p w14:paraId="1A5B06AB" w14:textId="77777777" w:rsidR="00FA014B" w:rsidRPr="00FA014B" w:rsidRDefault="00FD20D6" w:rsidP="0049100D">
      <w:pPr>
        <w:pStyle w:val="ListParagraph"/>
        <w:numPr>
          <w:ilvl w:val="0"/>
          <w:numId w:val="21"/>
        </w:numPr>
        <w:ind w:left="851" w:hanging="851"/>
        <w:rPr>
          <w:rFonts w:ascii="Times New Roman" w:eastAsia="Times New Roman" w:hAnsi="Times New Roman" w:cs="Times New Roman"/>
          <w:kern w:val="0"/>
          <w14:ligatures w14:val="none"/>
        </w:rPr>
      </w:pPr>
      <w:bookmarkStart w:id="39" w:name="_Ref193180819"/>
      <w:r w:rsidRPr="00FA014B">
        <w:rPr>
          <w:rFonts w:ascii="Times New Roman" w:hAnsi="Times New Roman" w:cs="Times New Roman" w:hint="eastAsia"/>
          <w:b/>
          <w:bCs/>
          <w:kern w:val="0"/>
          <w14:ligatures w14:val="none"/>
        </w:rPr>
        <w:t>CONFIDENTIALITY</w:t>
      </w:r>
      <w:bookmarkEnd w:id="38"/>
      <w:bookmarkEnd w:id="39"/>
    </w:p>
    <w:p w14:paraId="28466AA7" w14:textId="77777777" w:rsidR="00FA014B" w:rsidRDefault="000A2EDD" w:rsidP="0049100D">
      <w:pPr>
        <w:pStyle w:val="ListParagraph"/>
        <w:numPr>
          <w:ilvl w:val="1"/>
          <w:numId w:val="21"/>
        </w:numPr>
        <w:ind w:left="851" w:hanging="851"/>
        <w:rPr>
          <w:rFonts w:ascii="Times New Roman" w:eastAsia="Times New Roman" w:hAnsi="Times New Roman" w:cs="Times New Roman"/>
          <w:kern w:val="0"/>
          <w14:ligatures w14:val="none"/>
        </w:rPr>
      </w:pPr>
      <w:r w:rsidRPr="00FA014B">
        <w:rPr>
          <w:rFonts w:ascii="Times New Roman" w:eastAsia="Times New Roman" w:hAnsi="Times New Roman" w:cs="Times New Roman"/>
          <w:kern w:val="0"/>
          <w14:ligatures w14:val="none"/>
        </w:rPr>
        <w:t>For the purposes of this Agreement,</w:t>
      </w:r>
    </w:p>
    <w:p w14:paraId="6F04643D" w14:textId="438C703B" w:rsidR="00FA014B" w:rsidRDefault="00FD20D6" w:rsidP="0049100D">
      <w:pPr>
        <w:pStyle w:val="ListParagraph"/>
        <w:numPr>
          <w:ilvl w:val="2"/>
          <w:numId w:val="21"/>
        </w:numPr>
        <w:ind w:left="1701" w:hanging="850"/>
        <w:rPr>
          <w:rFonts w:ascii="Times New Roman" w:hAnsi="Times New Roman" w:cs="Times New Roman"/>
          <w:kern w:val="0"/>
          <w14:ligatures w14:val="none"/>
        </w:rPr>
      </w:pPr>
      <w:commentRangeStart w:id="40"/>
      <w:r w:rsidRPr="00FA014B">
        <w:rPr>
          <w:rFonts w:ascii="Times New Roman" w:eastAsia="Times New Roman" w:hAnsi="Times New Roman" w:cs="Times New Roman"/>
          <w:kern w:val="0"/>
          <w14:ligatures w14:val="none"/>
        </w:rPr>
        <w:t>“</w:t>
      </w:r>
      <w:r w:rsidRPr="00FA014B">
        <w:rPr>
          <w:rFonts w:ascii="Times New Roman" w:eastAsia="Times New Roman" w:hAnsi="Times New Roman" w:cs="Times New Roman"/>
          <w:b/>
          <w:bCs/>
          <w:kern w:val="0"/>
          <w14:ligatures w14:val="none"/>
        </w:rPr>
        <w:t>Confidential Information</w:t>
      </w:r>
      <w:r w:rsidRPr="00FA014B">
        <w:rPr>
          <w:rFonts w:ascii="Times New Roman" w:eastAsia="Times New Roman" w:hAnsi="Times New Roman" w:cs="Times New Roman"/>
          <w:kern w:val="0"/>
          <w14:ligatures w14:val="none"/>
        </w:rPr>
        <w:t>” means any proprietary information, trade secrets, know-how, or any other information related to the business, financial condition, or operations of the Company, including but not limited to business plans, financial information, marketing strategies, pricing, customer lists, customer details, sales data, supplier information, contracts, assets, liabilities, and employee information.</w:t>
      </w:r>
      <w:commentRangeEnd w:id="40"/>
      <w:r w:rsidR="00FB381D">
        <w:rPr>
          <w:rStyle w:val="CommentReference"/>
        </w:rPr>
        <w:commentReference w:id="40"/>
      </w:r>
    </w:p>
    <w:p w14:paraId="2C02CCAA" w14:textId="4EB6E4C4" w:rsidR="00FA014B" w:rsidRPr="00FA014B" w:rsidRDefault="00FA014B" w:rsidP="0049100D">
      <w:pPr>
        <w:pStyle w:val="ListParagraph"/>
        <w:ind w:left="1701" w:firstLine="0"/>
        <w:outlineLvl w:val="1"/>
        <w:rPr>
          <w:rFonts w:ascii="Times New Roman" w:eastAsia="Times New Roman" w:hAnsi="Times New Roman" w:cs="Times New Roman"/>
          <w:kern w:val="0"/>
          <w14:ligatures w14:val="none"/>
        </w:rPr>
      </w:pPr>
      <w:r w:rsidRPr="00FD20D6">
        <w:rPr>
          <w:rFonts w:ascii="Times New Roman" w:eastAsia="Times New Roman" w:hAnsi="Times New Roman" w:cs="Times New Roman"/>
          <w:kern w:val="0"/>
          <w14:ligatures w14:val="none"/>
        </w:rPr>
        <w:t>Confidential Information does not include information that:</w:t>
      </w:r>
    </w:p>
    <w:p w14:paraId="6CA90477" w14:textId="77777777" w:rsidR="00FA014B" w:rsidRDefault="00FD20D6" w:rsidP="0049100D">
      <w:pPr>
        <w:pStyle w:val="ListParagraph"/>
        <w:numPr>
          <w:ilvl w:val="3"/>
          <w:numId w:val="21"/>
        </w:numPr>
        <w:ind w:left="2552" w:hanging="851"/>
        <w:rPr>
          <w:rFonts w:ascii="Times New Roman" w:eastAsia="Times New Roman" w:hAnsi="Times New Roman" w:cs="Times New Roman"/>
          <w:kern w:val="0"/>
          <w14:ligatures w14:val="none"/>
        </w:rPr>
      </w:pPr>
      <w:r w:rsidRPr="00FA014B">
        <w:rPr>
          <w:rFonts w:ascii="Times New Roman" w:eastAsia="Times New Roman" w:hAnsi="Times New Roman" w:cs="Times New Roman"/>
          <w:kern w:val="0"/>
          <w14:ligatures w14:val="none"/>
        </w:rPr>
        <w:t xml:space="preserve">was in the possession of the Receiving Party prior to disclosure by the Disclosing </w:t>
      </w:r>
      <w:proofErr w:type="gramStart"/>
      <w:r w:rsidRPr="00FA014B">
        <w:rPr>
          <w:rFonts w:ascii="Times New Roman" w:eastAsia="Times New Roman" w:hAnsi="Times New Roman" w:cs="Times New Roman"/>
          <w:kern w:val="0"/>
          <w14:ligatures w14:val="none"/>
        </w:rPr>
        <w:t>Party;</w:t>
      </w:r>
      <w:proofErr w:type="gramEnd"/>
    </w:p>
    <w:p w14:paraId="13061547" w14:textId="50ADC91B" w:rsidR="00FA014B" w:rsidRDefault="00FD20D6" w:rsidP="0049100D">
      <w:pPr>
        <w:pStyle w:val="ListParagraph"/>
        <w:numPr>
          <w:ilvl w:val="3"/>
          <w:numId w:val="21"/>
        </w:numPr>
        <w:ind w:left="2552" w:hanging="851"/>
        <w:rPr>
          <w:rFonts w:ascii="Times New Roman" w:eastAsia="Times New Roman" w:hAnsi="Times New Roman" w:cs="Times New Roman"/>
          <w:kern w:val="0"/>
          <w14:ligatures w14:val="none"/>
        </w:rPr>
      </w:pPr>
      <w:r w:rsidRPr="00FA014B">
        <w:rPr>
          <w:rFonts w:ascii="Times New Roman" w:eastAsia="Times New Roman" w:hAnsi="Times New Roman" w:cs="Times New Roman"/>
          <w:kern w:val="0"/>
          <w14:ligatures w14:val="none"/>
        </w:rPr>
        <w:t>has become publicly known and generally available through no breach of this Agreement by the Receiving Party;</w:t>
      </w:r>
      <w:r w:rsidR="0093587D">
        <w:rPr>
          <w:rFonts w:ascii="Times New Roman" w:eastAsia="Times New Roman" w:hAnsi="Times New Roman" w:cs="Times New Roman"/>
          <w:kern w:val="0"/>
          <w14:ligatures w14:val="none"/>
        </w:rPr>
        <w:t xml:space="preserve"> or</w:t>
      </w:r>
    </w:p>
    <w:p w14:paraId="048AB875" w14:textId="70741602" w:rsidR="00FA014B" w:rsidRDefault="00FD20D6" w:rsidP="0093587D">
      <w:pPr>
        <w:pStyle w:val="ListParagraph"/>
        <w:numPr>
          <w:ilvl w:val="3"/>
          <w:numId w:val="21"/>
        </w:numPr>
        <w:ind w:left="2552" w:hanging="851"/>
        <w:rPr>
          <w:rFonts w:ascii="Times New Roman" w:eastAsia="Times New Roman" w:hAnsi="Times New Roman" w:cs="Times New Roman"/>
          <w:kern w:val="0"/>
          <w14:ligatures w14:val="none"/>
        </w:rPr>
      </w:pPr>
      <w:r w:rsidRPr="00FA014B">
        <w:rPr>
          <w:rFonts w:ascii="Times New Roman" w:eastAsia="Times New Roman" w:hAnsi="Times New Roman" w:cs="Times New Roman"/>
          <w:kern w:val="0"/>
          <w14:ligatures w14:val="none"/>
        </w:rPr>
        <w:t xml:space="preserve">was obtained </w:t>
      </w:r>
      <w:r w:rsidR="0093587D">
        <w:rPr>
          <w:rFonts w:ascii="Times New Roman" w:eastAsia="Times New Roman" w:hAnsi="Times New Roman" w:cs="Times New Roman"/>
          <w:kern w:val="0"/>
          <w14:ligatures w14:val="none"/>
        </w:rPr>
        <w:t xml:space="preserve">lawfully </w:t>
      </w:r>
      <w:r w:rsidRPr="00FA014B">
        <w:rPr>
          <w:rFonts w:ascii="Times New Roman" w:eastAsia="Times New Roman" w:hAnsi="Times New Roman" w:cs="Times New Roman"/>
          <w:kern w:val="0"/>
          <w14:ligatures w14:val="none"/>
        </w:rPr>
        <w:t xml:space="preserve">by the Receiving Party from a third party without </w:t>
      </w:r>
      <w:r w:rsidR="0093587D">
        <w:rPr>
          <w:rFonts w:ascii="Times New Roman" w:eastAsia="Times New Roman" w:hAnsi="Times New Roman" w:cs="Times New Roman"/>
          <w:kern w:val="0"/>
          <w14:ligatures w14:val="none"/>
        </w:rPr>
        <w:t>a duty</w:t>
      </w:r>
      <w:r w:rsidRPr="00FA014B">
        <w:rPr>
          <w:rFonts w:ascii="Times New Roman" w:eastAsia="Times New Roman" w:hAnsi="Times New Roman" w:cs="Times New Roman"/>
          <w:kern w:val="0"/>
          <w14:ligatures w14:val="none"/>
        </w:rPr>
        <w:t xml:space="preserve"> of confidentiality to the Disclosing Party.</w:t>
      </w:r>
    </w:p>
    <w:p w14:paraId="7A2DD317" w14:textId="77777777" w:rsidR="00FA014B" w:rsidRDefault="000A2EDD" w:rsidP="0049100D">
      <w:pPr>
        <w:pStyle w:val="ListParagraph"/>
        <w:numPr>
          <w:ilvl w:val="2"/>
          <w:numId w:val="21"/>
        </w:numPr>
        <w:ind w:left="1701" w:hanging="850"/>
        <w:rPr>
          <w:rFonts w:ascii="Times New Roman" w:eastAsia="Times New Roman" w:hAnsi="Times New Roman" w:cs="Times New Roman"/>
          <w:kern w:val="0"/>
          <w14:ligatures w14:val="none"/>
        </w:rPr>
      </w:pPr>
      <w:r w:rsidRPr="00FA014B">
        <w:rPr>
          <w:rFonts w:ascii="Times New Roman" w:eastAsia="Times New Roman" w:hAnsi="Times New Roman" w:cs="Times New Roman"/>
          <w:kern w:val="0"/>
          <w14:ligatures w14:val="none"/>
        </w:rPr>
        <w:t>“</w:t>
      </w:r>
      <w:r w:rsidRPr="00FA014B">
        <w:rPr>
          <w:rFonts w:ascii="Times New Roman" w:eastAsia="Times New Roman" w:hAnsi="Times New Roman" w:cs="Times New Roman"/>
          <w:b/>
          <w:bCs/>
          <w:kern w:val="0"/>
          <w14:ligatures w14:val="none"/>
        </w:rPr>
        <w:t>Disclosing Party</w:t>
      </w:r>
      <w:r w:rsidRPr="00FA014B">
        <w:rPr>
          <w:rFonts w:ascii="Times New Roman" w:eastAsia="Times New Roman" w:hAnsi="Times New Roman" w:cs="Times New Roman"/>
          <w:kern w:val="0"/>
          <w14:ligatures w14:val="none"/>
        </w:rPr>
        <w:t>” means the Party disclosing Confidential Information.</w:t>
      </w:r>
    </w:p>
    <w:p w14:paraId="471BA35A" w14:textId="77777777" w:rsidR="00FA014B" w:rsidRDefault="000A2EDD" w:rsidP="0049100D">
      <w:pPr>
        <w:pStyle w:val="ListParagraph"/>
        <w:numPr>
          <w:ilvl w:val="2"/>
          <w:numId w:val="21"/>
        </w:numPr>
        <w:ind w:left="1701" w:hanging="850"/>
        <w:rPr>
          <w:rFonts w:ascii="Times New Roman" w:eastAsia="Times New Roman" w:hAnsi="Times New Roman" w:cs="Times New Roman"/>
          <w:kern w:val="0"/>
          <w14:ligatures w14:val="none"/>
        </w:rPr>
      </w:pPr>
      <w:r w:rsidRPr="00FA014B">
        <w:rPr>
          <w:rFonts w:ascii="Times New Roman" w:eastAsia="Times New Roman" w:hAnsi="Times New Roman" w:cs="Times New Roman"/>
          <w:kern w:val="0"/>
          <w14:ligatures w14:val="none"/>
        </w:rPr>
        <w:t>“</w:t>
      </w:r>
      <w:r w:rsidRPr="00FA014B">
        <w:rPr>
          <w:rFonts w:ascii="Times New Roman" w:eastAsia="Times New Roman" w:hAnsi="Times New Roman" w:cs="Times New Roman"/>
          <w:b/>
          <w:bCs/>
          <w:kern w:val="0"/>
          <w14:ligatures w14:val="none"/>
        </w:rPr>
        <w:t>Receiving Party</w:t>
      </w:r>
      <w:r w:rsidRPr="00FA014B">
        <w:rPr>
          <w:rFonts w:ascii="Times New Roman" w:eastAsia="Times New Roman" w:hAnsi="Times New Roman" w:cs="Times New Roman"/>
          <w:kern w:val="0"/>
          <w14:ligatures w14:val="none"/>
        </w:rPr>
        <w:t>” means the Party receiving Confidential Information.</w:t>
      </w:r>
    </w:p>
    <w:p w14:paraId="74BA820B" w14:textId="77777777" w:rsidR="00FA014B" w:rsidRDefault="00283ED3" w:rsidP="0049100D">
      <w:pPr>
        <w:pStyle w:val="ListParagraph"/>
        <w:numPr>
          <w:ilvl w:val="1"/>
          <w:numId w:val="21"/>
        </w:numPr>
        <w:ind w:left="851" w:hanging="851"/>
        <w:rPr>
          <w:rFonts w:ascii="Times New Roman" w:eastAsia="Times New Roman" w:hAnsi="Times New Roman" w:cs="Times New Roman"/>
          <w:kern w:val="0"/>
          <w14:ligatures w14:val="none"/>
        </w:rPr>
      </w:pPr>
      <w:r w:rsidRPr="00FA014B">
        <w:rPr>
          <w:rFonts w:ascii="Times New Roman" w:eastAsia="Times New Roman" w:hAnsi="Times New Roman" w:cs="Times New Roman"/>
          <w:kern w:val="0"/>
          <w14:ligatures w14:val="none"/>
        </w:rPr>
        <w:t>The Receiving Party shall not, at any time before or after Completion:</w:t>
      </w:r>
    </w:p>
    <w:p w14:paraId="1A8757F8" w14:textId="77777777" w:rsidR="00FA014B" w:rsidRDefault="00283ED3" w:rsidP="0049100D">
      <w:pPr>
        <w:pStyle w:val="ListParagraph"/>
        <w:numPr>
          <w:ilvl w:val="2"/>
          <w:numId w:val="21"/>
        </w:numPr>
        <w:ind w:left="1701" w:hanging="850"/>
        <w:rPr>
          <w:rFonts w:ascii="Times New Roman" w:eastAsia="Times New Roman" w:hAnsi="Times New Roman" w:cs="Times New Roman"/>
          <w:kern w:val="0"/>
          <w14:ligatures w14:val="none"/>
        </w:rPr>
      </w:pPr>
      <w:r w:rsidRPr="00FA014B">
        <w:rPr>
          <w:rFonts w:ascii="Times New Roman" w:eastAsia="Times New Roman" w:hAnsi="Times New Roman" w:cs="Times New Roman"/>
          <w:kern w:val="0"/>
          <w14:ligatures w14:val="none"/>
        </w:rPr>
        <w:t>use the Confidential Information for any purpose other than evaluating, negotiating, and performing this Agreement; or</w:t>
      </w:r>
    </w:p>
    <w:p w14:paraId="5542886A" w14:textId="1F45E3B5" w:rsidR="0093587D" w:rsidRDefault="00283ED3" w:rsidP="0049100D">
      <w:pPr>
        <w:pStyle w:val="ListParagraph"/>
        <w:numPr>
          <w:ilvl w:val="2"/>
          <w:numId w:val="21"/>
        </w:numPr>
        <w:ind w:left="1701" w:hanging="850"/>
        <w:rPr>
          <w:rFonts w:ascii="Times New Roman" w:eastAsia="Times New Roman" w:hAnsi="Times New Roman" w:cs="Times New Roman"/>
          <w:kern w:val="0"/>
          <w14:ligatures w14:val="none"/>
        </w:rPr>
      </w:pPr>
      <w:r w:rsidRPr="00FA014B">
        <w:rPr>
          <w:rFonts w:ascii="Times New Roman" w:eastAsia="Times New Roman" w:hAnsi="Times New Roman" w:cs="Times New Roman"/>
          <w:kern w:val="0"/>
          <w14:ligatures w14:val="none"/>
        </w:rPr>
        <w:t>disclose the Confidential Information to any third party</w:t>
      </w:r>
      <w:r w:rsidR="0093587D">
        <w:rPr>
          <w:rFonts w:ascii="Times New Roman" w:eastAsia="Times New Roman" w:hAnsi="Times New Roman" w:cs="Times New Roman"/>
          <w:kern w:val="0"/>
          <w14:ligatures w14:val="none"/>
        </w:rPr>
        <w:t xml:space="preserve"> without</w:t>
      </w:r>
      <w:r w:rsidRPr="00FA014B">
        <w:rPr>
          <w:rFonts w:ascii="Times New Roman" w:eastAsia="Times New Roman" w:hAnsi="Times New Roman" w:cs="Times New Roman"/>
          <w:kern w:val="0"/>
          <w14:ligatures w14:val="none"/>
        </w:rPr>
        <w:t xml:space="preserve"> the</w:t>
      </w:r>
      <w:ins w:id="41" w:author="Jia Li" w:date="2025-12-10T00:19:00Z" w16du:dateUtc="2025-12-09T16:19:00Z">
        <w:r w:rsidR="00985C61">
          <w:rPr>
            <w:rFonts w:ascii="Times New Roman" w:eastAsia="Times New Roman" w:hAnsi="Times New Roman" w:cs="Times New Roman"/>
            <w:kern w:val="0"/>
            <w14:ligatures w14:val="none"/>
          </w:rPr>
          <w:t xml:space="preserve"> </w:t>
        </w:r>
      </w:ins>
      <w:r w:rsidRPr="00FA014B">
        <w:rPr>
          <w:rFonts w:ascii="Times New Roman" w:eastAsia="Times New Roman" w:hAnsi="Times New Roman" w:cs="Times New Roman"/>
          <w:kern w:val="0"/>
          <w14:ligatures w14:val="none"/>
        </w:rPr>
        <w:t>consent of the Disclosing Party</w:t>
      </w:r>
      <w:r w:rsidR="0093587D">
        <w:rPr>
          <w:rFonts w:ascii="Times New Roman" w:eastAsia="Times New Roman" w:hAnsi="Times New Roman" w:cs="Times New Roman"/>
          <w:kern w:val="0"/>
          <w14:ligatures w14:val="none"/>
        </w:rPr>
        <w:t>, except:</w:t>
      </w:r>
    </w:p>
    <w:p w14:paraId="2A425F2D" w14:textId="4F29113B" w:rsidR="00B05E15" w:rsidRDefault="0093587D" w:rsidP="001D13CC">
      <w:pPr>
        <w:pStyle w:val="ListParagraph"/>
        <w:numPr>
          <w:ilvl w:val="3"/>
          <w:numId w:val="21"/>
        </w:numPr>
        <w:ind w:left="2552" w:hanging="85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w:t>
      </w:r>
      <w:r w:rsidR="001D13CC" w:rsidRPr="00FA014B">
        <w:rPr>
          <w:rFonts w:ascii="Times New Roman" w:eastAsia="Times New Roman" w:hAnsi="Times New Roman" w:cs="Times New Roman"/>
          <w:kern w:val="0"/>
          <w14:ligatures w14:val="none"/>
        </w:rPr>
        <w:t>its directors,</w:t>
      </w:r>
      <w:r w:rsidR="001D13CC">
        <w:rPr>
          <w:rFonts w:ascii="Times New Roman" w:eastAsia="Times New Roman" w:hAnsi="Times New Roman" w:cs="Times New Roman"/>
          <w:kern w:val="0"/>
          <w14:ligatures w14:val="none"/>
        </w:rPr>
        <w:t xml:space="preserve"> </w:t>
      </w:r>
      <w:ins w:id="42" w:author="Jia Li" w:date="2025-12-09T19:29:00Z" w16du:dateUtc="2025-12-09T11:29:00Z">
        <w:r w:rsidR="009F104C">
          <w:rPr>
            <w:rFonts w:ascii="Times New Roman" w:eastAsia="Times New Roman" w:hAnsi="Times New Roman" w:cs="Times New Roman"/>
            <w:kern w:val="0"/>
            <w14:ligatures w14:val="none"/>
          </w:rPr>
          <w:t>officers,</w:t>
        </w:r>
        <w:r w:rsidR="009F104C" w:rsidRPr="00FA014B">
          <w:rPr>
            <w:rFonts w:ascii="Times New Roman" w:eastAsia="Times New Roman" w:hAnsi="Times New Roman" w:cs="Times New Roman"/>
            <w:kern w:val="0"/>
            <w14:ligatures w14:val="none"/>
          </w:rPr>
          <w:t xml:space="preserve"> </w:t>
        </w:r>
      </w:ins>
      <w:r w:rsidR="001D13CC" w:rsidRPr="00FA014B">
        <w:rPr>
          <w:rFonts w:ascii="Times New Roman" w:eastAsia="Times New Roman" w:hAnsi="Times New Roman" w:cs="Times New Roman"/>
          <w:kern w:val="0"/>
          <w14:ligatures w14:val="none"/>
        </w:rPr>
        <w:t xml:space="preserve">employees, </w:t>
      </w:r>
      <w:del w:id="43" w:author="Jia Li" w:date="2025-12-09T19:30:00Z" w16du:dateUtc="2025-12-09T11:30:00Z">
        <w:r w:rsidR="001D13CC" w:rsidRPr="00FA014B" w:rsidDel="009F104C">
          <w:rPr>
            <w:rFonts w:ascii="Times New Roman" w:eastAsia="Times New Roman" w:hAnsi="Times New Roman" w:cs="Times New Roman"/>
            <w:kern w:val="0"/>
            <w14:ligatures w14:val="none"/>
          </w:rPr>
          <w:delText xml:space="preserve">agents, </w:delText>
        </w:r>
      </w:del>
      <w:r w:rsidR="001D13CC" w:rsidRPr="00FA014B">
        <w:rPr>
          <w:rFonts w:ascii="Times New Roman" w:eastAsia="Times New Roman" w:hAnsi="Times New Roman" w:cs="Times New Roman"/>
          <w:kern w:val="0"/>
          <w14:ligatures w14:val="none"/>
        </w:rPr>
        <w:t>and professional advisers</w:t>
      </w:r>
      <w:r w:rsidR="001D13CC">
        <w:rPr>
          <w:rFonts w:ascii="Times New Roman" w:eastAsia="Times New Roman" w:hAnsi="Times New Roman" w:cs="Times New Roman"/>
          <w:kern w:val="0"/>
          <w14:ligatures w14:val="none"/>
        </w:rPr>
        <w:t xml:space="preserve">, and </w:t>
      </w:r>
      <w:r w:rsidR="001D13CC" w:rsidRPr="00FA014B">
        <w:rPr>
          <w:rFonts w:ascii="Times New Roman" w:eastAsia="Times New Roman" w:hAnsi="Times New Roman" w:cs="Times New Roman"/>
          <w:kern w:val="0"/>
          <w14:ligatures w14:val="none"/>
        </w:rPr>
        <w:t xml:space="preserve">its affiliates’ directors, </w:t>
      </w:r>
      <w:r w:rsidR="001D13CC">
        <w:rPr>
          <w:rFonts w:ascii="Times New Roman" w:eastAsia="Times New Roman" w:hAnsi="Times New Roman" w:cs="Times New Roman"/>
          <w:kern w:val="0"/>
          <w14:ligatures w14:val="none"/>
        </w:rPr>
        <w:t xml:space="preserve">officers, </w:t>
      </w:r>
      <w:r w:rsidR="001D13CC" w:rsidRPr="00FA014B">
        <w:rPr>
          <w:rFonts w:ascii="Times New Roman" w:eastAsia="Times New Roman" w:hAnsi="Times New Roman" w:cs="Times New Roman"/>
          <w:kern w:val="0"/>
          <w14:ligatures w14:val="none"/>
        </w:rPr>
        <w:t>employees, agents, and professional advisers (collectively, the “</w:t>
      </w:r>
      <w:r w:rsidR="001D13CC" w:rsidRPr="00FA014B">
        <w:rPr>
          <w:rFonts w:ascii="Times New Roman" w:eastAsia="Times New Roman" w:hAnsi="Times New Roman" w:cs="Times New Roman"/>
          <w:b/>
          <w:bCs/>
          <w:kern w:val="0"/>
          <w14:ligatures w14:val="none"/>
        </w:rPr>
        <w:t>Permitted Recipients</w:t>
      </w:r>
      <w:r w:rsidR="001D13CC" w:rsidRPr="00FA014B">
        <w:rPr>
          <w:rFonts w:ascii="Times New Roman" w:eastAsia="Times New Roman" w:hAnsi="Times New Roman" w:cs="Times New Roman"/>
          <w:kern w:val="0"/>
          <w14:ligatures w14:val="none"/>
        </w:rPr>
        <w:t>”)</w:t>
      </w:r>
      <w:r w:rsidR="001D13CC">
        <w:rPr>
          <w:rFonts w:ascii="Times New Roman" w:eastAsia="Times New Roman" w:hAnsi="Times New Roman" w:cs="Times New Roman"/>
          <w:kern w:val="0"/>
          <w14:ligatures w14:val="none"/>
        </w:rPr>
        <w:t xml:space="preserve">, </w:t>
      </w:r>
      <w:r w:rsidR="00FA014B" w:rsidRPr="00AD3F95">
        <w:rPr>
          <w:rFonts w:ascii="Times New Roman" w:eastAsia="Times New Roman" w:hAnsi="Times New Roman" w:cs="Times New Roman"/>
          <w:kern w:val="0"/>
          <w:highlight w:val="yellow"/>
          <w14:ligatures w14:val="none"/>
        </w:rPr>
        <w:t>on a need-to-know basis,</w:t>
      </w:r>
      <w:r w:rsidR="00786191" w:rsidRPr="00786191">
        <w:rPr>
          <w:rFonts w:ascii="Times New Roman" w:eastAsia="Times New Roman" w:hAnsi="Times New Roman" w:cs="Times New Roman"/>
          <w:i/>
          <w:iCs/>
          <w:kern w:val="0"/>
          <w14:ligatures w14:val="none"/>
        </w:rPr>
        <w:t xml:space="preserve"> </w:t>
      </w:r>
      <w:proofErr w:type="gramStart"/>
      <w:r w:rsidR="00786191" w:rsidRPr="001D13CC">
        <w:rPr>
          <w:rFonts w:ascii="Times New Roman" w:eastAsia="Times New Roman" w:hAnsi="Times New Roman" w:cs="Times New Roman"/>
          <w:i/>
          <w:iCs/>
          <w:kern w:val="0"/>
          <w14:ligatures w14:val="none"/>
        </w:rPr>
        <w:t>provided that</w:t>
      </w:r>
      <w:proofErr w:type="gramEnd"/>
      <w:r w:rsidR="00786191">
        <w:rPr>
          <w:rFonts w:ascii="Times New Roman" w:eastAsia="Times New Roman" w:hAnsi="Times New Roman" w:cs="Times New Roman"/>
          <w:kern w:val="0"/>
          <w14:ligatures w14:val="none"/>
        </w:rPr>
        <w:t xml:space="preserve"> </w:t>
      </w:r>
      <w:r w:rsidR="00786191" w:rsidRPr="001D13CC">
        <w:rPr>
          <w:rFonts w:ascii="Times New Roman" w:eastAsia="Times New Roman" w:hAnsi="Times New Roman" w:cs="Times New Roman"/>
          <w:kern w:val="0"/>
          <w14:ligatures w14:val="none"/>
        </w:rPr>
        <w:t>they are bound by similar confidentiality obligations</w:t>
      </w:r>
      <w:r w:rsidR="00FA014B" w:rsidRPr="001D13CC">
        <w:rPr>
          <w:rFonts w:ascii="Times New Roman" w:eastAsia="Times New Roman" w:hAnsi="Times New Roman" w:cs="Times New Roman"/>
          <w:kern w:val="0"/>
          <w14:ligatures w14:val="none"/>
        </w:rPr>
        <w:t>.</w:t>
      </w:r>
      <w:r w:rsidR="001D13CC">
        <w:rPr>
          <w:rFonts w:ascii="Times New Roman" w:eastAsia="Times New Roman" w:hAnsi="Times New Roman" w:cs="Times New Roman"/>
          <w:kern w:val="0"/>
          <w14:ligatures w14:val="none"/>
        </w:rPr>
        <w:t xml:space="preserve"> </w:t>
      </w:r>
      <w:r w:rsidR="00FA014B" w:rsidRPr="001D13CC">
        <w:rPr>
          <w:rFonts w:ascii="Times New Roman" w:eastAsia="Times New Roman" w:hAnsi="Times New Roman" w:cs="Times New Roman"/>
          <w:kern w:val="0"/>
          <w14:ligatures w14:val="none"/>
        </w:rPr>
        <w:t xml:space="preserve">The Receiving Party shall ensure that all Permitted Recipients are informed of the confidential nature of the Confidential Information and take all </w:t>
      </w:r>
      <w:r w:rsidR="0091427A" w:rsidRPr="001D13CC">
        <w:rPr>
          <w:rFonts w:ascii="Times New Roman" w:eastAsia="Times New Roman" w:hAnsi="Times New Roman" w:cs="Times New Roman"/>
          <w:kern w:val="0"/>
          <w14:ligatures w14:val="none"/>
        </w:rPr>
        <w:t xml:space="preserve">commercially reasonable </w:t>
      </w:r>
      <w:r w:rsidR="00FA014B" w:rsidRPr="001D13CC">
        <w:rPr>
          <w:rFonts w:ascii="Times New Roman" w:eastAsia="Times New Roman" w:hAnsi="Times New Roman" w:cs="Times New Roman"/>
          <w:kern w:val="0"/>
          <w14:ligatures w14:val="none"/>
        </w:rPr>
        <w:t>measures to prevent unauthorized use or disclosure. The Receiving Party remains responsible for any breach of confidentiality by its Permitted Recipients</w:t>
      </w:r>
      <w:r w:rsidR="00B05E15">
        <w:rPr>
          <w:rFonts w:ascii="Times New Roman" w:eastAsia="Times New Roman" w:hAnsi="Times New Roman" w:cs="Times New Roman"/>
          <w:kern w:val="0"/>
          <w14:ligatures w14:val="none"/>
        </w:rPr>
        <w:t>; and</w:t>
      </w:r>
    </w:p>
    <w:p w14:paraId="3BA887C1" w14:textId="28B0B739" w:rsidR="00B05E15" w:rsidRPr="002F088F" w:rsidRDefault="00B05E15" w:rsidP="00EB682F">
      <w:pPr>
        <w:pStyle w:val="ListParagraph"/>
        <w:numPr>
          <w:ilvl w:val="3"/>
          <w:numId w:val="21"/>
        </w:numPr>
        <w:ind w:left="2552" w:hanging="851"/>
      </w:pPr>
      <w:r w:rsidRPr="00B05E15">
        <w:rPr>
          <w:rFonts w:ascii="Times New Roman" w:hAnsi="Times New Roman" w:cs="Times New Roman"/>
          <w:lang w:eastAsia="en-US"/>
        </w:rPr>
        <w:t xml:space="preserve">when disclosure is required by law, regulation, or an order of a court or other governmental body, </w:t>
      </w:r>
      <w:r w:rsidRPr="00B05E15">
        <w:rPr>
          <w:rFonts w:ascii="Times New Roman" w:hAnsi="Times New Roman" w:cs="Times New Roman"/>
          <w:i/>
          <w:iCs/>
          <w:lang w:eastAsia="en-US"/>
        </w:rPr>
        <w:t>provided</w:t>
      </w:r>
      <w:r w:rsidRPr="00B05E15">
        <w:rPr>
          <w:rFonts w:ascii="Times New Roman" w:hAnsi="Times New Roman" w:cs="Times New Roman"/>
          <w:lang w:eastAsia="en-US"/>
        </w:rPr>
        <w:t xml:space="preserve"> </w:t>
      </w:r>
      <w:r w:rsidRPr="00B05E15">
        <w:rPr>
          <w:rFonts w:ascii="Times New Roman" w:hAnsi="Times New Roman" w:cs="Times New Roman"/>
          <w:i/>
          <w:iCs/>
          <w:lang w:eastAsia="en-US"/>
        </w:rPr>
        <w:t>that</w:t>
      </w:r>
      <w:r w:rsidRPr="00B05E15">
        <w:rPr>
          <w:rFonts w:ascii="Times New Roman" w:hAnsi="Times New Roman" w:cs="Times New Roman"/>
          <w:lang w:eastAsia="en-US"/>
        </w:rPr>
        <w:t xml:space="preserve"> the </w:t>
      </w:r>
      <w:r w:rsidR="00ED3AE0">
        <w:rPr>
          <w:rFonts w:ascii="Times New Roman" w:hAnsi="Times New Roman" w:cs="Times New Roman"/>
        </w:rPr>
        <w:t xml:space="preserve">Receiving </w:t>
      </w:r>
      <w:r w:rsidR="00ED3AE0">
        <w:rPr>
          <w:rFonts w:ascii="Times New Roman" w:hAnsi="Times New Roman" w:cs="Times New Roman"/>
        </w:rPr>
        <w:lastRenderedPageBreak/>
        <w:t>Party</w:t>
      </w:r>
      <w:r w:rsidR="00ED3AE0" w:rsidRPr="00B05E15">
        <w:rPr>
          <w:rFonts w:ascii="Times New Roman" w:hAnsi="Times New Roman" w:cs="Times New Roman"/>
          <w:lang w:eastAsia="en-US"/>
        </w:rPr>
        <w:t xml:space="preserve"> </w:t>
      </w:r>
      <w:r w:rsidRPr="00B05E15">
        <w:rPr>
          <w:rFonts w:ascii="Times New Roman" w:hAnsi="Times New Roman" w:cs="Times New Roman"/>
          <w:lang w:eastAsia="en-US"/>
        </w:rPr>
        <w:t xml:space="preserve">gives </w:t>
      </w:r>
      <w:r w:rsidR="00592033">
        <w:rPr>
          <w:rFonts w:ascii="Times New Roman" w:hAnsi="Times New Roman" w:cs="Times New Roman"/>
          <w:lang w:eastAsia="en-US"/>
        </w:rPr>
        <w:t>the Disclosing Party</w:t>
      </w:r>
      <w:r w:rsidR="00592033" w:rsidRPr="00B05E15">
        <w:rPr>
          <w:rFonts w:ascii="Times New Roman" w:hAnsi="Times New Roman" w:cs="Times New Roman"/>
          <w:lang w:eastAsia="en-US"/>
        </w:rPr>
        <w:t xml:space="preserve"> </w:t>
      </w:r>
      <w:r w:rsidRPr="002F088F">
        <w:rPr>
          <w:rFonts w:ascii="Times New Roman" w:hAnsi="Times New Roman" w:cs="Times New Roman"/>
          <w:lang w:eastAsia="en-US"/>
        </w:rPr>
        <w:t xml:space="preserve">prior notice, unless such notice is prohibited by law. The </w:t>
      </w:r>
      <w:r w:rsidR="00592033" w:rsidRPr="002F088F">
        <w:rPr>
          <w:rFonts w:ascii="Times New Roman" w:hAnsi="Times New Roman" w:cs="Times New Roman"/>
          <w:lang w:eastAsia="en-US"/>
        </w:rPr>
        <w:t xml:space="preserve">Receiving Party </w:t>
      </w:r>
      <w:r w:rsidRPr="002F088F">
        <w:rPr>
          <w:rFonts w:ascii="Times New Roman" w:hAnsi="Times New Roman" w:cs="Times New Roman"/>
          <w:lang w:eastAsia="en-US"/>
        </w:rPr>
        <w:t xml:space="preserve">shall </w:t>
      </w:r>
      <w:bookmarkStart w:id="44" w:name="_Hlk191419450"/>
      <w:r w:rsidRPr="002F088F">
        <w:rPr>
          <w:rFonts w:ascii="Times New Roman" w:hAnsi="Times New Roman" w:cs="Times New Roman"/>
          <w:lang w:eastAsia="en-US"/>
        </w:rPr>
        <w:t>make reasonable efforts to obtain a protective order or confidential treatment of the information</w:t>
      </w:r>
      <w:bookmarkEnd w:id="44"/>
      <w:r w:rsidRPr="002F088F">
        <w:rPr>
          <w:rFonts w:ascii="Times New Roman" w:hAnsi="Times New Roman" w:cs="Times New Roman"/>
          <w:lang w:eastAsia="en-US"/>
        </w:rPr>
        <w:t>.</w:t>
      </w:r>
    </w:p>
    <w:p w14:paraId="444BB967" w14:textId="30DF214A" w:rsidR="00FA014B" w:rsidRPr="002F088F" w:rsidRDefault="00283ED3" w:rsidP="0049100D">
      <w:pPr>
        <w:pStyle w:val="ListParagraph"/>
        <w:numPr>
          <w:ilvl w:val="1"/>
          <w:numId w:val="21"/>
        </w:numPr>
        <w:ind w:left="851" w:hanging="851"/>
        <w:rPr>
          <w:rFonts w:ascii="Times New Roman" w:eastAsia="Times New Roman" w:hAnsi="Times New Roman" w:cs="Times New Roman"/>
          <w:kern w:val="0"/>
          <w14:ligatures w14:val="none"/>
        </w:rPr>
      </w:pPr>
      <w:r w:rsidRPr="00FA014B">
        <w:rPr>
          <w:rFonts w:ascii="Times New Roman" w:eastAsia="Times New Roman" w:hAnsi="Times New Roman" w:cs="Times New Roman"/>
          <w:kern w:val="0"/>
          <w14:ligatures w14:val="none"/>
        </w:rPr>
        <w:t xml:space="preserve">Upon Completion, termination of this Agreement, </w:t>
      </w:r>
      <w:r w:rsidRPr="002F088F">
        <w:rPr>
          <w:rFonts w:ascii="Times New Roman" w:eastAsia="Times New Roman" w:hAnsi="Times New Roman" w:cs="Times New Roman"/>
          <w:kern w:val="0"/>
          <w14:ligatures w14:val="none"/>
        </w:rPr>
        <w:t>or upon written request by the Disclosing Party, the Receiving Party and its Permitted Recipients shall promptly return, destroy, or delete all Confidential Information, except for any Confidential Information required to be retained under applicable laws.</w:t>
      </w:r>
      <w:bookmarkStart w:id="45" w:name="_Ref192190451"/>
      <w:bookmarkStart w:id="46" w:name="_Ref192198770"/>
    </w:p>
    <w:p w14:paraId="3442E9FE" w14:textId="77777777" w:rsidR="00FA014B" w:rsidRPr="00FA014B" w:rsidRDefault="0088730A" w:rsidP="0049100D">
      <w:pPr>
        <w:pStyle w:val="ListParagraph"/>
        <w:numPr>
          <w:ilvl w:val="0"/>
          <w:numId w:val="21"/>
        </w:numPr>
        <w:ind w:left="851" w:hanging="851"/>
        <w:rPr>
          <w:rFonts w:ascii="Times New Roman" w:eastAsia="Times New Roman" w:hAnsi="Times New Roman" w:cs="Times New Roman"/>
          <w:kern w:val="0"/>
          <w14:ligatures w14:val="none"/>
        </w:rPr>
      </w:pPr>
      <w:bookmarkStart w:id="47" w:name="_Ref193180686"/>
      <w:bookmarkStart w:id="48" w:name="_Hlk204348993"/>
      <w:r w:rsidRPr="00FA014B">
        <w:rPr>
          <w:rFonts w:ascii="Times New Roman" w:eastAsia="Times New Roman" w:hAnsi="Times New Roman" w:cs="Times New Roman"/>
          <w:b/>
          <w:bCs/>
          <w:kern w:val="0"/>
          <w14:ligatures w14:val="none"/>
        </w:rPr>
        <w:t>INDEMNIFICATION</w:t>
      </w:r>
      <w:bookmarkEnd w:id="45"/>
      <w:r w:rsidR="006B4994" w:rsidRPr="00FA014B">
        <w:rPr>
          <w:rFonts w:ascii="Times New Roman" w:eastAsia="Times New Roman" w:hAnsi="Times New Roman" w:cs="Times New Roman"/>
          <w:b/>
          <w:bCs/>
          <w:kern w:val="0"/>
          <w14:ligatures w14:val="none"/>
        </w:rPr>
        <w:t xml:space="preserve"> AND LIMITATION</w:t>
      </w:r>
      <w:r w:rsidR="00846434" w:rsidRPr="00FA014B">
        <w:rPr>
          <w:rFonts w:ascii="Times New Roman" w:eastAsia="Times New Roman" w:hAnsi="Times New Roman" w:cs="Times New Roman"/>
          <w:b/>
          <w:bCs/>
          <w:kern w:val="0"/>
          <w14:ligatures w14:val="none"/>
        </w:rPr>
        <w:t xml:space="preserve"> OF LIABILITY</w:t>
      </w:r>
      <w:bookmarkEnd w:id="46"/>
      <w:bookmarkEnd w:id="47"/>
    </w:p>
    <w:p w14:paraId="748AAD0E" w14:textId="40E7E4EF" w:rsidR="00577A94" w:rsidRPr="0091285C" w:rsidRDefault="00577A94" w:rsidP="00CB4562">
      <w:pPr>
        <w:pStyle w:val="ListParagraph"/>
        <w:numPr>
          <w:ilvl w:val="1"/>
          <w:numId w:val="21"/>
        </w:numPr>
        <w:ind w:left="851" w:hanging="851"/>
        <w:rPr>
          <w:rFonts w:ascii="Times New Roman" w:eastAsia="Times New Roman" w:hAnsi="Times New Roman" w:cs="Times New Roman"/>
          <w:kern w:val="0"/>
          <w14:ligatures w14:val="none"/>
        </w:rPr>
      </w:pPr>
      <w:bookmarkStart w:id="49" w:name="_Ref193180753"/>
      <w:r w:rsidRPr="00E24A22">
        <w:rPr>
          <w:rFonts w:ascii="Times New Roman" w:eastAsia="Times New Roman" w:hAnsi="Times New Roman" w:cs="Times New Roman"/>
          <w:b/>
          <w:bCs/>
          <w:kern w:val="0"/>
          <w14:ligatures w14:val="none"/>
        </w:rPr>
        <w:t xml:space="preserve">Indemnity by the </w:t>
      </w:r>
      <w:r>
        <w:rPr>
          <w:rFonts w:ascii="Times New Roman" w:eastAsia="Times New Roman" w:hAnsi="Times New Roman" w:cs="Times New Roman"/>
          <w:b/>
          <w:bCs/>
          <w:kern w:val="0"/>
          <w14:ligatures w14:val="none"/>
        </w:rPr>
        <w:t>Seller</w:t>
      </w:r>
      <w:r w:rsidRPr="00E24A22">
        <w:rPr>
          <w:rFonts w:ascii="Times New Roman" w:eastAsia="Times New Roman" w:hAnsi="Times New Roman" w:cs="Times New Roman"/>
          <w:b/>
          <w:bCs/>
          <w:kern w:val="0"/>
          <w14:ligatures w14:val="none"/>
        </w:rPr>
        <w:t>.</w:t>
      </w:r>
      <w:r w:rsidRPr="00E24A22">
        <w:rPr>
          <w:rFonts w:ascii="Times New Roman" w:eastAsia="Times New Roman" w:hAnsi="Times New Roman" w:cs="Times New Roman"/>
          <w:kern w:val="0"/>
          <w14:ligatures w14:val="none"/>
        </w:rPr>
        <w:t xml:space="preserve"> Subject to </w:t>
      </w:r>
      <w:r>
        <w:rPr>
          <w:rFonts w:ascii="Times New Roman" w:eastAsia="Times New Roman" w:hAnsi="Times New Roman" w:cs="Times New Roman"/>
          <w:kern w:val="0"/>
          <w14:ligatures w14:val="none"/>
        </w:rPr>
        <w:t xml:space="preserve">Section </w:t>
      </w:r>
      <w:r w:rsidR="00D1717F">
        <w:rPr>
          <w:rFonts w:ascii="Times New Roman" w:eastAsia="Times New Roman" w:hAnsi="Times New Roman" w:cs="Times New Roman"/>
          <w:kern w:val="0"/>
          <w14:ligatures w14:val="none"/>
        </w:rPr>
        <w:fldChar w:fldCharType="begin"/>
      </w:r>
      <w:r w:rsidR="00D1717F">
        <w:rPr>
          <w:rFonts w:ascii="Times New Roman" w:eastAsia="Times New Roman" w:hAnsi="Times New Roman" w:cs="Times New Roman"/>
          <w:kern w:val="0"/>
          <w14:ligatures w14:val="none"/>
        </w:rPr>
        <w:instrText xml:space="preserve"> REF _Ref193180600 \r \h </w:instrText>
      </w:r>
      <w:r w:rsidR="00D1717F">
        <w:rPr>
          <w:rFonts w:ascii="Times New Roman" w:eastAsia="Times New Roman" w:hAnsi="Times New Roman" w:cs="Times New Roman"/>
          <w:kern w:val="0"/>
          <w14:ligatures w14:val="none"/>
        </w:rPr>
      </w:r>
      <w:r w:rsidR="00D1717F">
        <w:rPr>
          <w:rFonts w:ascii="Times New Roman" w:eastAsia="Times New Roman" w:hAnsi="Times New Roman" w:cs="Times New Roman"/>
          <w:kern w:val="0"/>
          <w14:ligatures w14:val="none"/>
        </w:rPr>
        <w:fldChar w:fldCharType="separate"/>
      </w:r>
      <w:r w:rsidR="00D1717F">
        <w:rPr>
          <w:rFonts w:ascii="Times New Roman" w:eastAsia="Times New Roman" w:hAnsi="Times New Roman" w:cs="Times New Roman"/>
          <w:kern w:val="0"/>
          <w14:ligatures w14:val="none"/>
        </w:rPr>
        <w:t>9.4</w:t>
      </w:r>
      <w:r w:rsidR="00D1717F">
        <w:rPr>
          <w:rFonts w:ascii="Times New Roman" w:eastAsia="Times New Roman" w:hAnsi="Times New Roman" w:cs="Times New Roman"/>
          <w:kern w:val="0"/>
          <w14:ligatures w14:val="none"/>
        </w:rPr>
        <w:fldChar w:fldCharType="end"/>
      </w:r>
      <w:r w:rsidRPr="00E24A22">
        <w:rPr>
          <w:rFonts w:ascii="Times New Roman" w:eastAsia="Times New Roman" w:hAnsi="Times New Roman" w:cs="Times New Roman"/>
          <w:kern w:val="0"/>
          <w14:ligatures w14:val="none"/>
        </w:rPr>
        <w:t xml:space="preserve">, the </w:t>
      </w:r>
      <w:r>
        <w:rPr>
          <w:rFonts w:ascii="Times New Roman" w:eastAsia="Times New Roman" w:hAnsi="Times New Roman" w:cs="Times New Roman"/>
          <w:kern w:val="0"/>
          <w14:ligatures w14:val="none"/>
        </w:rPr>
        <w:t>Seller</w:t>
      </w:r>
      <w:r w:rsidRPr="00E24A22">
        <w:rPr>
          <w:rFonts w:ascii="Times New Roman" w:eastAsia="Times New Roman" w:hAnsi="Times New Roman" w:cs="Times New Roman"/>
          <w:kern w:val="0"/>
          <w14:ligatures w14:val="none"/>
        </w:rPr>
        <w:t xml:space="preserve"> shall indemnify, defend, and hold harmless the </w:t>
      </w:r>
      <w:r w:rsidR="00913686">
        <w:rPr>
          <w:rFonts w:ascii="Times New Roman" w:eastAsia="Times New Roman" w:hAnsi="Times New Roman" w:cs="Times New Roman"/>
          <w:kern w:val="0"/>
          <w14:ligatures w14:val="none"/>
        </w:rPr>
        <w:t>Buyer</w:t>
      </w:r>
      <w:r w:rsidRPr="00E24A22">
        <w:rPr>
          <w:rFonts w:ascii="Times New Roman" w:eastAsia="Times New Roman" w:hAnsi="Times New Roman" w:cs="Times New Roman"/>
          <w:kern w:val="0"/>
          <w14:ligatures w14:val="none"/>
        </w:rPr>
        <w:t xml:space="preserve">, its directors, officers, </w:t>
      </w:r>
      <w:r>
        <w:rPr>
          <w:rFonts w:ascii="Times New Roman" w:eastAsia="Times New Roman" w:hAnsi="Times New Roman" w:cs="Times New Roman"/>
          <w:kern w:val="0"/>
          <w14:ligatures w14:val="none"/>
        </w:rPr>
        <w:t>employees</w:t>
      </w:r>
      <w:r w:rsidRPr="0091285C">
        <w:rPr>
          <w:rFonts w:ascii="Times New Roman" w:eastAsia="Times New Roman" w:hAnsi="Times New Roman" w:cs="Times New Roman"/>
          <w:kern w:val="0"/>
          <w14:ligatures w14:val="none"/>
        </w:rPr>
        <w:t>, affiliates and agents (collectively, the “</w:t>
      </w:r>
      <w:r w:rsidR="004A6F37" w:rsidRPr="0091285C">
        <w:rPr>
          <w:rFonts w:ascii="Times New Roman" w:eastAsia="Times New Roman" w:hAnsi="Times New Roman" w:cs="Times New Roman"/>
          <w:b/>
          <w:bCs/>
          <w:kern w:val="0"/>
          <w14:ligatures w14:val="none"/>
        </w:rPr>
        <w:t>Buyer</w:t>
      </w:r>
      <w:r w:rsidRPr="0091285C">
        <w:rPr>
          <w:rFonts w:ascii="Times New Roman" w:eastAsia="Times New Roman" w:hAnsi="Times New Roman" w:cs="Times New Roman"/>
          <w:b/>
          <w:bCs/>
          <w:kern w:val="0"/>
          <w14:ligatures w14:val="none"/>
        </w:rPr>
        <w:t xml:space="preserve"> Indemnified Parties</w:t>
      </w:r>
      <w:r w:rsidRPr="0091285C">
        <w:rPr>
          <w:rFonts w:ascii="Times New Roman" w:eastAsia="Times New Roman" w:hAnsi="Times New Roman" w:cs="Times New Roman"/>
          <w:kern w:val="0"/>
          <w14:ligatures w14:val="none"/>
        </w:rPr>
        <w:t xml:space="preserve">”) from and against any and all losses, damages, liabilities, costs, and expenses (including </w:t>
      </w:r>
      <w:r w:rsidRPr="002953BF">
        <w:rPr>
          <w:rFonts w:ascii="Times New Roman" w:eastAsia="Times New Roman" w:hAnsi="Times New Roman" w:cs="Times New Roman"/>
          <w:kern w:val="0"/>
          <w14:ligatures w14:val="none"/>
        </w:rPr>
        <w:t>reasonable</w:t>
      </w:r>
      <w:r w:rsidRPr="0091285C">
        <w:rPr>
          <w:rFonts w:ascii="Times New Roman" w:eastAsia="Times New Roman" w:hAnsi="Times New Roman" w:cs="Times New Roman"/>
          <w:kern w:val="0"/>
          <w14:ligatures w14:val="none"/>
        </w:rPr>
        <w:t xml:space="preserve"> legal fees and disbursements) (collectively, “</w:t>
      </w:r>
      <w:r w:rsidRPr="0091285C">
        <w:rPr>
          <w:rFonts w:ascii="Times New Roman" w:eastAsia="Times New Roman" w:hAnsi="Times New Roman" w:cs="Times New Roman"/>
          <w:b/>
          <w:bCs/>
          <w:kern w:val="0"/>
          <w14:ligatures w14:val="none"/>
        </w:rPr>
        <w:t>Losses</w:t>
      </w:r>
      <w:r w:rsidRPr="0091285C">
        <w:rPr>
          <w:rFonts w:ascii="Times New Roman" w:eastAsia="Times New Roman" w:hAnsi="Times New Roman" w:cs="Times New Roman"/>
          <w:kern w:val="0"/>
          <w14:ligatures w14:val="none"/>
        </w:rPr>
        <w:t xml:space="preserve">”) incurred by the </w:t>
      </w:r>
      <w:r w:rsidR="00F61A2A" w:rsidRPr="0091285C">
        <w:rPr>
          <w:rFonts w:ascii="Times New Roman" w:eastAsia="Times New Roman" w:hAnsi="Times New Roman" w:cs="Times New Roman"/>
          <w:kern w:val="0"/>
          <w14:ligatures w14:val="none"/>
        </w:rPr>
        <w:t>Buyer</w:t>
      </w:r>
      <w:r w:rsidRPr="0091285C">
        <w:rPr>
          <w:rFonts w:ascii="Times New Roman" w:eastAsia="Times New Roman" w:hAnsi="Times New Roman" w:cs="Times New Roman"/>
          <w:kern w:val="0"/>
          <w14:ligatures w14:val="none"/>
        </w:rPr>
        <w:t xml:space="preserve"> Indemnified Parties arising out of or in connection with:</w:t>
      </w:r>
      <w:bookmarkEnd w:id="49"/>
    </w:p>
    <w:p w14:paraId="071DD5F8" w14:textId="04BC22E2" w:rsidR="00577A94" w:rsidRDefault="00577A94" w:rsidP="00CB4562">
      <w:pPr>
        <w:pStyle w:val="ListParagraph"/>
        <w:numPr>
          <w:ilvl w:val="2"/>
          <w:numId w:val="21"/>
        </w:numPr>
        <w:ind w:left="1701" w:hanging="850"/>
        <w:rPr>
          <w:rFonts w:ascii="Times New Roman" w:eastAsia="Times New Roman" w:hAnsi="Times New Roman" w:cs="Times New Roman"/>
          <w:kern w:val="0"/>
          <w14:ligatures w14:val="none"/>
        </w:rPr>
      </w:pPr>
      <w:r w:rsidRPr="00E24A22">
        <w:rPr>
          <w:rFonts w:ascii="Times New Roman" w:eastAsia="Times New Roman" w:hAnsi="Times New Roman" w:cs="Times New Roman"/>
          <w:kern w:val="0"/>
          <w14:ligatures w14:val="none"/>
        </w:rPr>
        <w:t xml:space="preserve">Any breach or inaccuracy of the representations and warranties made by the </w:t>
      </w:r>
      <w:r w:rsidR="00D02097">
        <w:rPr>
          <w:rFonts w:ascii="Times New Roman" w:eastAsia="Times New Roman" w:hAnsi="Times New Roman" w:cs="Times New Roman"/>
          <w:kern w:val="0"/>
          <w14:ligatures w14:val="none"/>
        </w:rPr>
        <w:t>Seller</w:t>
      </w:r>
      <w:r w:rsidRPr="00E24A22">
        <w:rPr>
          <w:rFonts w:ascii="Times New Roman" w:eastAsia="Times New Roman" w:hAnsi="Times New Roman" w:cs="Times New Roman"/>
          <w:kern w:val="0"/>
          <w14:ligatures w14:val="none"/>
        </w:rPr>
        <w:t xml:space="preserve"> in </w:t>
      </w:r>
      <w:r>
        <w:rPr>
          <w:rFonts w:ascii="Times New Roman" w:eastAsia="Times New Roman" w:hAnsi="Times New Roman" w:cs="Times New Roman"/>
          <w:kern w:val="0"/>
          <w14:ligatures w14:val="none"/>
        </w:rPr>
        <w:t xml:space="preserve">Section </w:t>
      </w:r>
      <w:r w:rsidR="00E85E32">
        <w:rPr>
          <w:rFonts w:ascii="Times New Roman" w:eastAsia="Times New Roman" w:hAnsi="Times New Roman" w:cs="Times New Roman"/>
          <w:kern w:val="0"/>
          <w14:ligatures w14:val="none"/>
        </w:rPr>
        <w:fldChar w:fldCharType="begin"/>
      </w:r>
      <w:r w:rsidR="00E85E32">
        <w:rPr>
          <w:rFonts w:ascii="Times New Roman" w:eastAsia="Times New Roman" w:hAnsi="Times New Roman" w:cs="Times New Roman"/>
          <w:kern w:val="0"/>
          <w14:ligatures w14:val="none"/>
        </w:rPr>
        <w:instrText xml:space="preserve"> REF _Ref204349149 \r \h </w:instrText>
      </w:r>
      <w:r w:rsidR="00E85E32">
        <w:rPr>
          <w:rFonts w:ascii="Times New Roman" w:eastAsia="Times New Roman" w:hAnsi="Times New Roman" w:cs="Times New Roman"/>
          <w:kern w:val="0"/>
          <w14:ligatures w14:val="none"/>
        </w:rPr>
      </w:r>
      <w:r w:rsidR="00E85E32">
        <w:rPr>
          <w:rFonts w:ascii="Times New Roman" w:eastAsia="Times New Roman" w:hAnsi="Times New Roman" w:cs="Times New Roman"/>
          <w:kern w:val="0"/>
          <w14:ligatures w14:val="none"/>
        </w:rPr>
        <w:fldChar w:fldCharType="separate"/>
      </w:r>
      <w:r w:rsidR="00E85E32">
        <w:rPr>
          <w:rFonts w:ascii="Times New Roman" w:eastAsia="Times New Roman" w:hAnsi="Times New Roman" w:cs="Times New Roman"/>
          <w:kern w:val="0"/>
          <w14:ligatures w14:val="none"/>
        </w:rPr>
        <w:t>5.1</w:t>
      </w:r>
      <w:r w:rsidR="00E85E32">
        <w:rPr>
          <w:rFonts w:ascii="Times New Roman" w:eastAsia="Times New Roman" w:hAnsi="Times New Roman" w:cs="Times New Roman"/>
          <w:kern w:val="0"/>
          <w14:ligatures w14:val="none"/>
        </w:rPr>
        <w:fldChar w:fldCharType="end"/>
      </w:r>
      <w:r w:rsidRPr="00E24A22">
        <w:rPr>
          <w:rFonts w:ascii="Times New Roman" w:eastAsia="Times New Roman" w:hAnsi="Times New Roman" w:cs="Times New Roman"/>
          <w:kern w:val="0"/>
          <w14:ligatures w14:val="none"/>
        </w:rPr>
        <w:t xml:space="preserve"> of this </w:t>
      </w:r>
      <w:proofErr w:type="gramStart"/>
      <w:r w:rsidRPr="00E24A22">
        <w:rPr>
          <w:rFonts w:ascii="Times New Roman" w:eastAsia="Times New Roman" w:hAnsi="Times New Roman" w:cs="Times New Roman"/>
          <w:kern w:val="0"/>
          <w14:ligatures w14:val="none"/>
        </w:rPr>
        <w:t>Agreement;</w:t>
      </w:r>
      <w:proofErr w:type="gramEnd"/>
    </w:p>
    <w:p w14:paraId="1EA64384" w14:textId="109918AE" w:rsidR="00577A94" w:rsidRDefault="00577A94" w:rsidP="00CB4562">
      <w:pPr>
        <w:pStyle w:val="ListParagraph"/>
        <w:numPr>
          <w:ilvl w:val="2"/>
          <w:numId w:val="21"/>
        </w:numPr>
        <w:ind w:left="1701" w:hanging="850"/>
        <w:rPr>
          <w:rFonts w:ascii="Times New Roman" w:eastAsia="Times New Roman" w:hAnsi="Times New Roman" w:cs="Times New Roman"/>
          <w:kern w:val="0"/>
          <w14:ligatures w14:val="none"/>
        </w:rPr>
      </w:pPr>
      <w:r w:rsidRPr="00E24A22">
        <w:rPr>
          <w:rFonts w:ascii="Times New Roman" w:eastAsia="Times New Roman" w:hAnsi="Times New Roman" w:cs="Times New Roman"/>
          <w:kern w:val="0"/>
          <w14:ligatures w14:val="none"/>
        </w:rPr>
        <w:t xml:space="preserve">Any failure by the </w:t>
      </w:r>
      <w:r w:rsidR="00D02097">
        <w:rPr>
          <w:rFonts w:ascii="Times New Roman" w:eastAsia="Times New Roman" w:hAnsi="Times New Roman" w:cs="Times New Roman"/>
          <w:kern w:val="0"/>
          <w14:ligatures w14:val="none"/>
        </w:rPr>
        <w:t>Seller</w:t>
      </w:r>
      <w:r w:rsidRPr="00E24A22">
        <w:rPr>
          <w:rFonts w:ascii="Times New Roman" w:eastAsia="Times New Roman" w:hAnsi="Times New Roman" w:cs="Times New Roman"/>
          <w:kern w:val="0"/>
          <w14:ligatures w14:val="none"/>
        </w:rPr>
        <w:t xml:space="preserve"> to perform or comply with any covenant</w:t>
      </w:r>
      <w:r>
        <w:rPr>
          <w:rFonts w:ascii="Times New Roman" w:eastAsia="Times New Roman" w:hAnsi="Times New Roman" w:cs="Times New Roman"/>
          <w:kern w:val="0"/>
          <w14:ligatures w14:val="none"/>
        </w:rPr>
        <w:t xml:space="preserve"> or</w:t>
      </w:r>
      <w:r w:rsidRPr="00E24A22">
        <w:rPr>
          <w:rFonts w:ascii="Times New Roman" w:eastAsia="Times New Roman" w:hAnsi="Times New Roman" w:cs="Times New Roman"/>
          <w:kern w:val="0"/>
          <w14:ligatures w14:val="none"/>
        </w:rPr>
        <w:t xml:space="preserve"> obligation under this </w:t>
      </w:r>
      <w:proofErr w:type="gramStart"/>
      <w:r w:rsidRPr="00E24A22">
        <w:rPr>
          <w:rFonts w:ascii="Times New Roman" w:eastAsia="Times New Roman" w:hAnsi="Times New Roman" w:cs="Times New Roman"/>
          <w:kern w:val="0"/>
          <w14:ligatures w14:val="none"/>
        </w:rPr>
        <w:t>Agreement;</w:t>
      </w:r>
      <w:proofErr w:type="gramEnd"/>
    </w:p>
    <w:p w14:paraId="6B78F02C" w14:textId="31D61C4C" w:rsidR="00577A94" w:rsidRDefault="00577A94" w:rsidP="00CB4562">
      <w:pPr>
        <w:pStyle w:val="ListParagraph"/>
        <w:numPr>
          <w:ilvl w:val="2"/>
          <w:numId w:val="21"/>
        </w:numPr>
        <w:ind w:left="1701" w:hanging="850"/>
        <w:rPr>
          <w:rFonts w:ascii="Times New Roman" w:eastAsia="Times New Roman" w:hAnsi="Times New Roman" w:cs="Times New Roman"/>
          <w:kern w:val="0"/>
          <w14:ligatures w14:val="none"/>
        </w:rPr>
      </w:pPr>
      <w:r w:rsidRPr="00E24A22">
        <w:rPr>
          <w:rFonts w:ascii="Times New Roman" w:eastAsia="Times New Roman" w:hAnsi="Times New Roman" w:cs="Times New Roman"/>
          <w:kern w:val="0"/>
          <w14:ligatures w14:val="none"/>
        </w:rPr>
        <w:t xml:space="preserve">Any claim, action, or proceeding by a third party (including shareholders, lenders, or regulatory authorities) arising from the </w:t>
      </w:r>
      <w:r w:rsidR="0095453C">
        <w:rPr>
          <w:rFonts w:ascii="Times New Roman" w:eastAsia="Times New Roman" w:hAnsi="Times New Roman" w:cs="Times New Roman"/>
          <w:kern w:val="0"/>
          <w14:ligatures w14:val="none"/>
        </w:rPr>
        <w:t>transfer of the Sale</w:t>
      </w:r>
      <w:r>
        <w:rPr>
          <w:rFonts w:ascii="Times New Roman" w:eastAsia="Times New Roman" w:hAnsi="Times New Roman" w:cs="Times New Roman"/>
          <w:kern w:val="0"/>
          <w14:ligatures w14:val="none"/>
        </w:rPr>
        <w:t xml:space="preserve"> </w:t>
      </w:r>
      <w:r w:rsidRPr="00E24A22">
        <w:rPr>
          <w:rFonts w:ascii="Times New Roman" w:eastAsia="Times New Roman" w:hAnsi="Times New Roman" w:cs="Times New Roman"/>
          <w:kern w:val="0"/>
          <w14:ligatures w14:val="none"/>
        </w:rPr>
        <w:t>Shares,</w:t>
      </w:r>
    </w:p>
    <w:p w14:paraId="145131EA" w14:textId="30355E3C" w:rsidR="00577A94" w:rsidRPr="00336954" w:rsidRDefault="00577A94" w:rsidP="00CB4562">
      <w:pPr>
        <w:ind w:left="851" w:firstLine="0"/>
        <w:rPr>
          <w:rFonts w:ascii="Times New Roman" w:eastAsia="Times New Roman" w:hAnsi="Times New Roman" w:cs="Times New Roman"/>
          <w:kern w:val="0"/>
          <w14:ligatures w14:val="none"/>
        </w:rPr>
      </w:pPr>
      <w:r w:rsidRPr="005406AD">
        <w:rPr>
          <w:rFonts w:ascii="Times New Roman" w:eastAsia="Times New Roman" w:hAnsi="Times New Roman" w:cs="Times New Roman"/>
          <w:i/>
          <w:iCs/>
          <w:kern w:val="0"/>
          <w14:ligatures w14:val="none"/>
        </w:rPr>
        <w:t xml:space="preserve">provided that </w:t>
      </w:r>
      <w:r w:rsidRPr="005406AD">
        <w:rPr>
          <w:rFonts w:ascii="Times New Roman" w:eastAsia="Times New Roman" w:hAnsi="Times New Roman" w:cs="Times New Roman"/>
          <w:kern w:val="0"/>
          <w14:ligatures w14:val="none"/>
        </w:rPr>
        <w:t xml:space="preserve">the </w:t>
      </w:r>
      <w:r w:rsidR="00061D49">
        <w:rPr>
          <w:rFonts w:ascii="Times New Roman" w:eastAsia="Times New Roman" w:hAnsi="Times New Roman" w:cs="Times New Roman"/>
          <w:kern w:val="0"/>
          <w14:ligatures w14:val="none"/>
        </w:rPr>
        <w:t xml:space="preserve">Seller </w:t>
      </w:r>
      <w:r w:rsidRPr="005406AD">
        <w:rPr>
          <w:rFonts w:ascii="Times New Roman" w:eastAsia="Times New Roman" w:hAnsi="Times New Roman" w:cs="Times New Roman"/>
          <w:kern w:val="0"/>
          <w14:ligatures w14:val="none"/>
        </w:rPr>
        <w:t xml:space="preserve">shall not be liable under this </w:t>
      </w:r>
      <w:r>
        <w:rPr>
          <w:rFonts w:ascii="Times New Roman" w:eastAsia="Times New Roman" w:hAnsi="Times New Roman" w:cs="Times New Roman"/>
          <w:kern w:val="0"/>
          <w14:ligatures w14:val="none"/>
        </w:rPr>
        <w:t xml:space="preserve">Section </w:t>
      </w:r>
      <w:r w:rsidR="00804B4D">
        <w:rPr>
          <w:rFonts w:ascii="Times New Roman" w:eastAsia="Times New Roman" w:hAnsi="Times New Roman" w:cs="Times New Roman"/>
          <w:kern w:val="0"/>
          <w14:ligatures w14:val="none"/>
        </w:rPr>
        <w:fldChar w:fldCharType="begin"/>
      </w:r>
      <w:r w:rsidR="00804B4D">
        <w:rPr>
          <w:rFonts w:ascii="Times New Roman" w:eastAsia="Times New Roman" w:hAnsi="Times New Roman" w:cs="Times New Roman"/>
          <w:kern w:val="0"/>
          <w14:ligatures w14:val="none"/>
        </w:rPr>
        <w:instrText xml:space="preserve"> REF _Ref193180753 \r \h </w:instrText>
      </w:r>
      <w:r w:rsidR="00804B4D">
        <w:rPr>
          <w:rFonts w:ascii="Times New Roman" w:eastAsia="Times New Roman" w:hAnsi="Times New Roman" w:cs="Times New Roman"/>
          <w:kern w:val="0"/>
          <w14:ligatures w14:val="none"/>
        </w:rPr>
      </w:r>
      <w:r w:rsidR="00804B4D">
        <w:rPr>
          <w:rFonts w:ascii="Times New Roman" w:eastAsia="Times New Roman" w:hAnsi="Times New Roman" w:cs="Times New Roman"/>
          <w:kern w:val="0"/>
          <w14:ligatures w14:val="none"/>
        </w:rPr>
        <w:fldChar w:fldCharType="separate"/>
      </w:r>
      <w:r w:rsidR="00804B4D">
        <w:rPr>
          <w:rFonts w:ascii="Times New Roman" w:eastAsia="Times New Roman" w:hAnsi="Times New Roman" w:cs="Times New Roman"/>
          <w:kern w:val="0"/>
          <w14:ligatures w14:val="none"/>
        </w:rPr>
        <w:t>9.1</w:t>
      </w:r>
      <w:r w:rsidR="00804B4D">
        <w:rPr>
          <w:rFonts w:ascii="Times New Roman" w:eastAsia="Times New Roman" w:hAnsi="Times New Roman" w:cs="Times New Roman"/>
          <w:kern w:val="0"/>
          <w14:ligatures w14:val="none"/>
        </w:rPr>
        <w:fldChar w:fldCharType="end"/>
      </w:r>
      <w:r w:rsidRPr="005406AD">
        <w:rPr>
          <w:rFonts w:ascii="Times New Roman" w:eastAsia="Times New Roman" w:hAnsi="Times New Roman" w:cs="Times New Roman"/>
          <w:kern w:val="0"/>
          <w14:ligatures w14:val="none"/>
        </w:rPr>
        <w:t xml:space="preserve"> to the extent that such Losses arise directly from the gross negligence, </w:t>
      </w:r>
      <w:proofErr w:type="spellStart"/>
      <w:r w:rsidRPr="005406AD">
        <w:rPr>
          <w:rFonts w:ascii="Times New Roman" w:eastAsia="Times New Roman" w:hAnsi="Times New Roman" w:cs="Times New Roman"/>
          <w:kern w:val="0"/>
          <w14:ligatures w14:val="none"/>
        </w:rPr>
        <w:t>willful</w:t>
      </w:r>
      <w:proofErr w:type="spellEnd"/>
      <w:r w:rsidRPr="005406AD">
        <w:rPr>
          <w:rFonts w:ascii="Times New Roman" w:eastAsia="Times New Roman" w:hAnsi="Times New Roman" w:cs="Times New Roman"/>
          <w:kern w:val="0"/>
          <w14:ligatures w14:val="none"/>
        </w:rPr>
        <w:t xml:space="preserve"> misconduct, or fraud of any </w:t>
      </w:r>
      <w:r w:rsidR="00061D49">
        <w:rPr>
          <w:rFonts w:ascii="Times New Roman" w:eastAsia="Times New Roman" w:hAnsi="Times New Roman" w:cs="Times New Roman"/>
          <w:kern w:val="0"/>
          <w14:ligatures w14:val="none"/>
        </w:rPr>
        <w:t>Buyer</w:t>
      </w:r>
      <w:r w:rsidRPr="005406AD">
        <w:rPr>
          <w:rFonts w:ascii="Times New Roman" w:eastAsia="Times New Roman" w:hAnsi="Times New Roman" w:cs="Times New Roman"/>
          <w:kern w:val="0"/>
          <w14:ligatures w14:val="none"/>
        </w:rPr>
        <w:t xml:space="preserve"> Indemnified Part</w:t>
      </w:r>
      <w:r>
        <w:rPr>
          <w:rFonts w:ascii="Times New Roman" w:eastAsia="Times New Roman" w:hAnsi="Times New Roman" w:cs="Times New Roman"/>
          <w:kern w:val="0"/>
          <w14:ligatures w14:val="none"/>
        </w:rPr>
        <w:t xml:space="preserve">y, </w:t>
      </w:r>
      <w:r w:rsidRPr="00E07D21">
        <w:rPr>
          <w:rFonts w:ascii="Times New Roman" w:eastAsia="Times New Roman" w:hAnsi="Times New Roman" w:cs="Times New Roman"/>
          <w:kern w:val="0"/>
          <w14:ligatures w14:val="none"/>
        </w:rPr>
        <w:t>as determined by a court of competent jurisdiction</w:t>
      </w:r>
      <w:r>
        <w:rPr>
          <w:rFonts w:ascii="Times New Roman" w:eastAsia="Times New Roman" w:hAnsi="Times New Roman" w:cs="Times New Roman"/>
          <w:kern w:val="0"/>
          <w14:ligatures w14:val="none"/>
        </w:rPr>
        <w:t>.</w:t>
      </w:r>
    </w:p>
    <w:p w14:paraId="09F4881F" w14:textId="0DB23B98" w:rsidR="00577A94" w:rsidRPr="00E67A23" w:rsidRDefault="00577A94" w:rsidP="00577A94">
      <w:pPr>
        <w:pStyle w:val="ListParagraph"/>
        <w:numPr>
          <w:ilvl w:val="1"/>
          <w:numId w:val="21"/>
        </w:numPr>
        <w:ind w:left="851" w:hanging="851"/>
        <w:rPr>
          <w:rFonts w:ascii="Times New Roman" w:hAnsi="Times New Roman" w:cs="Times New Roman"/>
        </w:rPr>
      </w:pPr>
      <w:bookmarkStart w:id="50" w:name="_Ref204349254"/>
      <w:r w:rsidRPr="00336954">
        <w:rPr>
          <w:rFonts w:ascii="Times New Roman" w:eastAsia="Times New Roman" w:hAnsi="Times New Roman" w:cs="Times New Roman"/>
          <w:b/>
          <w:bCs/>
          <w:kern w:val="0"/>
          <w14:ligatures w14:val="none"/>
        </w:rPr>
        <w:t xml:space="preserve">Indemnity by the </w:t>
      </w:r>
      <w:r w:rsidR="00F7413C">
        <w:rPr>
          <w:rFonts w:ascii="Times New Roman" w:eastAsia="Times New Roman" w:hAnsi="Times New Roman" w:cs="Times New Roman"/>
          <w:b/>
          <w:bCs/>
          <w:kern w:val="0"/>
          <w14:ligatures w14:val="none"/>
        </w:rPr>
        <w:t>Buyer</w:t>
      </w:r>
      <w:r w:rsidRPr="00336954">
        <w:rPr>
          <w:rFonts w:ascii="Times New Roman" w:eastAsia="Times New Roman" w:hAnsi="Times New Roman" w:cs="Times New Roman"/>
          <w:b/>
          <w:bCs/>
          <w:kern w:val="0"/>
          <w14:ligatures w14:val="none"/>
        </w:rPr>
        <w:t>.</w:t>
      </w:r>
      <w:r w:rsidRPr="00336954">
        <w:rPr>
          <w:rFonts w:ascii="Times New Roman" w:eastAsia="Times New Roman" w:hAnsi="Times New Roman" w:cs="Times New Roman"/>
          <w:kern w:val="0"/>
          <w14:ligatures w14:val="none"/>
        </w:rPr>
        <w:t xml:space="preserve"> Subject to </w:t>
      </w:r>
      <w:r>
        <w:rPr>
          <w:rFonts w:ascii="Times New Roman" w:eastAsia="Times New Roman" w:hAnsi="Times New Roman" w:cs="Times New Roman"/>
          <w:kern w:val="0"/>
          <w14:ligatures w14:val="none"/>
        </w:rPr>
        <w:t xml:space="preserve">Section </w:t>
      </w:r>
      <w:r w:rsidR="00D1717F">
        <w:rPr>
          <w:rFonts w:ascii="Times New Roman" w:eastAsia="Times New Roman" w:hAnsi="Times New Roman" w:cs="Times New Roman"/>
          <w:kern w:val="0"/>
          <w14:ligatures w14:val="none"/>
        </w:rPr>
        <w:fldChar w:fldCharType="begin"/>
      </w:r>
      <w:r w:rsidR="00D1717F">
        <w:rPr>
          <w:rFonts w:ascii="Times New Roman" w:eastAsia="Times New Roman" w:hAnsi="Times New Roman" w:cs="Times New Roman"/>
          <w:kern w:val="0"/>
          <w14:ligatures w14:val="none"/>
        </w:rPr>
        <w:instrText xml:space="preserve"> REF _Ref193180600 \r \h </w:instrText>
      </w:r>
      <w:r w:rsidR="00D1717F">
        <w:rPr>
          <w:rFonts w:ascii="Times New Roman" w:eastAsia="Times New Roman" w:hAnsi="Times New Roman" w:cs="Times New Roman"/>
          <w:kern w:val="0"/>
          <w14:ligatures w14:val="none"/>
        </w:rPr>
      </w:r>
      <w:r w:rsidR="00D1717F">
        <w:rPr>
          <w:rFonts w:ascii="Times New Roman" w:eastAsia="Times New Roman" w:hAnsi="Times New Roman" w:cs="Times New Roman"/>
          <w:kern w:val="0"/>
          <w14:ligatures w14:val="none"/>
        </w:rPr>
        <w:fldChar w:fldCharType="separate"/>
      </w:r>
      <w:r w:rsidR="00D1717F">
        <w:rPr>
          <w:rFonts w:ascii="Times New Roman" w:eastAsia="Times New Roman" w:hAnsi="Times New Roman" w:cs="Times New Roman"/>
          <w:kern w:val="0"/>
          <w14:ligatures w14:val="none"/>
        </w:rPr>
        <w:t>9.4</w:t>
      </w:r>
      <w:r w:rsidR="00D1717F">
        <w:rPr>
          <w:rFonts w:ascii="Times New Roman" w:eastAsia="Times New Roman" w:hAnsi="Times New Roman" w:cs="Times New Roman"/>
          <w:kern w:val="0"/>
          <w14:ligatures w14:val="none"/>
        </w:rPr>
        <w:fldChar w:fldCharType="end"/>
      </w:r>
      <w:r w:rsidRPr="00336954">
        <w:rPr>
          <w:rFonts w:ascii="Times New Roman" w:eastAsia="Times New Roman" w:hAnsi="Times New Roman" w:cs="Times New Roman"/>
          <w:kern w:val="0"/>
          <w14:ligatures w14:val="none"/>
        </w:rPr>
        <w:t xml:space="preserve">, the </w:t>
      </w:r>
      <w:r w:rsidR="00BF2810">
        <w:rPr>
          <w:rFonts w:ascii="Times New Roman" w:eastAsia="Times New Roman" w:hAnsi="Times New Roman" w:cs="Times New Roman"/>
          <w:kern w:val="0"/>
          <w14:ligatures w14:val="none"/>
        </w:rPr>
        <w:t>Buyer</w:t>
      </w:r>
      <w:r w:rsidRPr="00336954">
        <w:rPr>
          <w:rFonts w:ascii="Times New Roman" w:eastAsia="Times New Roman" w:hAnsi="Times New Roman" w:cs="Times New Roman"/>
          <w:kern w:val="0"/>
          <w14:ligatures w14:val="none"/>
        </w:rPr>
        <w:t xml:space="preserve"> shall indemnify, defend, and hold harmless the </w:t>
      </w:r>
      <w:r w:rsidR="00D50076">
        <w:rPr>
          <w:rFonts w:ascii="Times New Roman" w:eastAsia="Times New Roman" w:hAnsi="Times New Roman" w:cs="Times New Roman"/>
          <w:kern w:val="0"/>
          <w14:ligatures w14:val="none"/>
        </w:rPr>
        <w:t>Seller</w:t>
      </w:r>
      <w:r w:rsidRPr="00336954">
        <w:rPr>
          <w:rFonts w:ascii="Times New Roman" w:eastAsia="Times New Roman" w:hAnsi="Times New Roman" w:cs="Times New Roman"/>
          <w:kern w:val="0"/>
          <w14:ligatures w14:val="none"/>
        </w:rPr>
        <w:t xml:space="preserve">, its directors, officers, </w:t>
      </w:r>
      <w:r>
        <w:rPr>
          <w:rFonts w:ascii="Times New Roman" w:eastAsia="Times New Roman" w:hAnsi="Times New Roman" w:cs="Times New Roman"/>
          <w:kern w:val="0"/>
          <w14:ligatures w14:val="none"/>
        </w:rPr>
        <w:t xml:space="preserve">employees, affiliates </w:t>
      </w:r>
      <w:r w:rsidRPr="00336954">
        <w:rPr>
          <w:rFonts w:ascii="Times New Roman" w:eastAsia="Times New Roman" w:hAnsi="Times New Roman" w:cs="Times New Roman"/>
          <w:kern w:val="0"/>
          <w14:ligatures w14:val="none"/>
        </w:rPr>
        <w:t>and agents (collectively, the “</w:t>
      </w:r>
      <w:r w:rsidR="000B04D5">
        <w:rPr>
          <w:rFonts w:ascii="Times New Roman" w:eastAsia="Times New Roman" w:hAnsi="Times New Roman" w:cs="Times New Roman"/>
          <w:b/>
          <w:bCs/>
          <w:kern w:val="0"/>
          <w14:ligatures w14:val="none"/>
        </w:rPr>
        <w:t>Seller</w:t>
      </w:r>
      <w:r w:rsidRPr="004413A4">
        <w:rPr>
          <w:rFonts w:ascii="Times New Roman" w:eastAsia="Times New Roman" w:hAnsi="Times New Roman" w:cs="Times New Roman"/>
          <w:b/>
          <w:bCs/>
          <w:kern w:val="0"/>
          <w14:ligatures w14:val="none"/>
        </w:rPr>
        <w:t xml:space="preserve"> Indemnified Parties</w:t>
      </w:r>
      <w:r w:rsidRPr="00336954">
        <w:rPr>
          <w:rFonts w:ascii="Times New Roman" w:eastAsia="Times New Roman" w:hAnsi="Times New Roman" w:cs="Times New Roman"/>
          <w:kern w:val="0"/>
          <w14:ligatures w14:val="none"/>
        </w:rPr>
        <w:t xml:space="preserve">”) from and against any and all Losses incurred by the </w:t>
      </w:r>
      <w:r w:rsidR="000B04D5">
        <w:rPr>
          <w:rFonts w:ascii="Times New Roman" w:eastAsia="Times New Roman" w:hAnsi="Times New Roman" w:cs="Times New Roman"/>
          <w:kern w:val="0"/>
          <w14:ligatures w14:val="none"/>
        </w:rPr>
        <w:t>Seller</w:t>
      </w:r>
      <w:r w:rsidRPr="00336954">
        <w:rPr>
          <w:rFonts w:ascii="Times New Roman" w:eastAsia="Times New Roman" w:hAnsi="Times New Roman" w:cs="Times New Roman"/>
          <w:kern w:val="0"/>
          <w14:ligatures w14:val="none"/>
        </w:rPr>
        <w:t xml:space="preserve"> Indemnified Parties arising out of or in connection with:</w:t>
      </w:r>
      <w:bookmarkEnd w:id="50"/>
    </w:p>
    <w:p w14:paraId="0516C3E3" w14:textId="52BB38DA" w:rsidR="00577A94" w:rsidRPr="00E67A23" w:rsidRDefault="00577A94" w:rsidP="00577A94">
      <w:pPr>
        <w:pStyle w:val="ListParagraph"/>
        <w:numPr>
          <w:ilvl w:val="2"/>
          <w:numId w:val="21"/>
        </w:numPr>
        <w:ind w:left="1701" w:hanging="850"/>
        <w:rPr>
          <w:rFonts w:ascii="Times New Roman" w:hAnsi="Times New Roman" w:cs="Times New Roman"/>
        </w:rPr>
      </w:pPr>
      <w:r w:rsidRPr="00336954">
        <w:rPr>
          <w:rFonts w:ascii="Times New Roman" w:eastAsia="Times New Roman" w:hAnsi="Times New Roman" w:cs="Times New Roman"/>
          <w:kern w:val="0"/>
          <w14:ligatures w14:val="none"/>
        </w:rPr>
        <w:t xml:space="preserve">Any breach or inaccuracy of the representations and warranties made by the </w:t>
      </w:r>
      <w:r w:rsidR="0050476D">
        <w:rPr>
          <w:rFonts w:ascii="Times New Roman" w:eastAsia="Times New Roman" w:hAnsi="Times New Roman" w:cs="Times New Roman"/>
          <w:kern w:val="0"/>
          <w14:ligatures w14:val="none"/>
        </w:rPr>
        <w:t>Buyer</w:t>
      </w:r>
      <w:r w:rsidRPr="00336954">
        <w:rPr>
          <w:rFonts w:ascii="Times New Roman" w:eastAsia="Times New Roman" w:hAnsi="Times New Roman" w:cs="Times New Roman"/>
          <w:kern w:val="0"/>
          <w14:ligatures w14:val="none"/>
        </w:rPr>
        <w:t xml:space="preserve"> in </w:t>
      </w:r>
      <w:r>
        <w:rPr>
          <w:rFonts w:ascii="Times New Roman" w:eastAsia="Times New Roman" w:hAnsi="Times New Roman" w:cs="Times New Roman"/>
          <w:kern w:val="0"/>
          <w14:ligatures w14:val="none"/>
        </w:rPr>
        <w:t xml:space="preserve">Section </w:t>
      </w:r>
      <w:r w:rsidR="00E85E32">
        <w:rPr>
          <w:rFonts w:ascii="Times New Roman" w:eastAsia="Times New Roman" w:hAnsi="Times New Roman" w:cs="Times New Roman"/>
          <w:kern w:val="0"/>
          <w14:ligatures w14:val="none"/>
        </w:rPr>
        <w:fldChar w:fldCharType="begin"/>
      </w:r>
      <w:r w:rsidR="00E85E32">
        <w:rPr>
          <w:rFonts w:ascii="Times New Roman" w:eastAsia="Times New Roman" w:hAnsi="Times New Roman" w:cs="Times New Roman"/>
          <w:kern w:val="0"/>
          <w14:ligatures w14:val="none"/>
        </w:rPr>
        <w:instrText xml:space="preserve"> REF _Ref204349180 \r \h </w:instrText>
      </w:r>
      <w:r w:rsidR="00E85E32">
        <w:rPr>
          <w:rFonts w:ascii="Times New Roman" w:eastAsia="Times New Roman" w:hAnsi="Times New Roman" w:cs="Times New Roman"/>
          <w:kern w:val="0"/>
          <w14:ligatures w14:val="none"/>
        </w:rPr>
      </w:r>
      <w:r w:rsidR="00E85E32">
        <w:rPr>
          <w:rFonts w:ascii="Times New Roman" w:eastAsia="Times New Roman" w:hAnsi="Times New Roman" w:cs="Times New Roman"/>
          <w:kern w:val="0"/>
          <w14:ligatures w14:val="none"/>
        </w:rPr>
        <w:fldChar w:fldCharType="separate"/>
      </w:r>
      <w:r w:rsidR="00E85E32">
        <w:rPr>
          <w:rFonts w:ascii="Times New Roman" w:eastAsia="Times New Roman" w:hAnsi="Times New Roman" w:cs="Times New Roman"/>
          <w:kern w:val="0"/>
          <w14:ligatures w14:val="none"/>
        </w:rPr>
        <w:t>5.2</w:t>
      </w:r>
      <w:r w:rsidR="00E85E32">
        <w:rPr>
          <w:rFonts w:ascii="Times New Roman" w:eastAsia="Times New Roman" w:hAnsi="Times New Roman" w:cs="Times New Roman"/>
          <w:kern w:val="0"/>
          <w14:ligatures w14:val="none"/>
        </w:rPr>
        <w:fldChar w:fldCharType="end"/>
      </w:r>
      <w:r w:rsidRPr="00336954">
        <w:rPr>
          <w:rFonts w:ascii="Times New Roman" w:eastAsia="Times New Roman" w:hAnsi="Times New Roman" w:cs="Times New Roman"/>
          <w:kern w:val="0"/>
          <w14:ligatures w14:val="none"/>
        </w:rPr>
        <w:t xml:space="preserve"> of this </w:t>
      </w:r>
      <w:proofErr w:type="gramStart"/>
      <w:r w:rsidRPr="00336954">
        <w:rPr>
          <w:rFonts w:ascii="Times New Roman" w:eastAsia="Times New Roman" w:hAnsi="Times New Roman" w:cs="Times New Roman"/>
          <w:kern w:val="0"/>
          <w14:ligatures w14:val="none"/>
        </w:rPr>
        <w:t>Agreement;</w:t>
      </w:r>
      <w:proofErr w:type="gramEnd"/>
    </w:p>
    <w:p w14:paraId="55659EE6" w14:textId="4306FF13" w:rsidR="00577A94" w:rsidRPr="007C6D5A" w:rsidRDefault="00577A94" w:rsidP="00577A94">
      <w:pPr>
        <w:pStyle w:val="ListParagraph"/>
        <w:numPr>
          <w:ilvl w:val="2"/>
          <w:numId w:val="21"/>
        </w:numPr>
        <w:ind w:left="1701" w:hanging="850"/>
        <w:rPr>
          <w:rFonts w:ascii="Times New Roman" w:hAnsi="Times New Roman" w:cs="Times New Roman"/>
        </w:rPr>
      </w:pPr>
      <w:r w:rsidRPr="00336954">
        <w:rPr>
          <w:rFonts w:ascii="Times New Roman" w:eastAsia="Times New Roman" w:hAnsi="Times New Roman" w:cs="Times New Roman"/>
          <w:kern w:val="0"/>
          <w14:ligatures w14:val="none"/>
        </w:rPr>
        <w:t xml:space="preserve">Any failure by the </w:t>
      </w:r>
      <w:r w:rsidR="0050476D">
        <w:rPr>
          <w:rFonts w:ascii="Times New Roman" w:eastAsia="Times New Roman" w:hAnsi="Times New Roman" w:cs="Times New Roman"/>
          <w:kern w:val="0"/>
          <w14:ligatures w14:val="none"/>
        </w:rPr>
        <w:t>Buyer</w:t>
      </w:r>
      <w:r w:rsidRPr="00336954">
        <w:rPr>
          <w:rFonts w:ascii="Times New Roman" w:eastAsia="Times New Roman" w:hAnsi="Times New Roman" w:cs="Times New Roman"/>
          <w:kern w:val="0"/>
          <w14:ligatures w14:val="none"/>
        </w:rPr>
        <w:t xml:space="preserve"> to perform or comply with any covenant or obligation under this Agreement,</w:t>
      </w:r>
    </w:p>
    <w:p w14:paraId="368DC9AD" w14:textId="248B21B6" w:rsidR="00577A94" w:rsidRPr="0036348F" w:rsidRDefault="00577A94" w:rsidP="00577A94">
      <w:pPr>
        <w:ind w:left="851" w:firstLine="0"/>
        <w:rPr>
          <w:rFonts w:ascii="Times New Roman" w:hAnsi="Times New Roman" w:cs="Times New Roman"/>
        </w:rPr>
      </w:pPr>
      <w:r w:rsidRPr="007C6D5A">
        <w:rPr>
          <w:rFonts w:ascii="Times New Roman" w:eastAsia="Times New Roman" w:hAnsi="Times New Roman" w:cs="Times New Roman"/>
          <w:i/>
          <w:iCs/>
          <w:kern w:val="0"/>
          <w14:ligatures w14:val="none"/>
        </w:rPr>
        <w:t xml:space="preserve">provided that </w:t>
      </w:r>
      <w:r w:rsidRPr="007C6D5A">
        <w:rPr>
          <w:rFonts w:ascii="Times New Roman" w:eastAsia="Times New Roman" w:hAnsi="Times New Roman" w:cs="Times New Roman"/>
          <w:kern w:val="0"/>
          <w14:ligatures w14:val="none"/>
        </w:rPr>
        <w:t xml:space="preserve">the </w:t>
      </w:r>
      <w:r w:rsidR="00914ECF">
        <w:rPr>
          <w:rFonts w:ascii="Times New Roman" w:eastAsia="Times New Roman" w:hAnsi="Times New Roman" w:cs="Times New Roman"/>
          <w:kern w:val="0"/>
          <w14:ligatures w14:val="none"/>
        </w:rPr>
        <w:t>Buyer</w:t>
      </w:r>
      <w:r w:rsidRPr="007C6D5A">
        <w:rPr>
          <w:rFonts w:ascii="Times New Roman" w:eastAsia="Times New Roman" w:hAnsi="Times New Roman" w:cs="Times New Roman"/>
          <w:kern w:val="0"/>
          <w14:ligatures w14:val="none"/>
        </w:rPr>
        <w:t xml:space="preserve"> shall not be liable under this </w:t>
      </w:r>
      <w:r>
        <w:rPr>
          <w:rFonts w:ascii="Times New Roman" w:eastAsia="Times New Roman" w:hAnsi="Times New Roman" w:cs="Times New Roman"/>
          <w:kern w:val="0"/>
          <w14:ligatures w14:val="none"/>
        </w:rPr>
        <w:t xml:space="preserve">Section </w:t>
      </w:r>
      <w:r w:rsidR="00804B4D">
        <w:rPr>
          <w:rFonts w:ascii="Times New Roman" w:eastAsia="Times New Roman" w:hAnsi="Times New Roman" w:cs="Times New Roman"/>
          <w:kern w:val="0"/>
          <w14:ligatures w14:val="none"/>
        </w:rPr>
        <w:fldChar w:fldCharType="begin"/>
      </w:r>
      <w:r w:rsidR="00804B4D">
        <w:rPr>
          <w:rFonts w:ascii="Times New Roman" w:eastAsia="Times New Roman" w:hAnsi="Times New Roman" w:cs="Times New Roman"/>
          <w:kern w:val="0"/>
          <w14:ligatures w14:val="none"/>
        </w:rPr>
        <w:instrText xml:space="preserve"> REF _Ref204349254 \r \h </w:instrText>
      </w:r>
      <w:r w:rsidR="00804B4D">
        <w:rPr>
          <w:rFonts w:ascii="Times New Roman" w:eastAsia="Times New Roman" w:hAnsi="Times New Roman" w:cs="Times New Roman"/>
          <w:kern w:val="0"/>
          <w14:ligatures w14:val="none"/>
        </w:rPr>
      </w:r>
      <w:r w:rsidR="00804B4D">
        <w:rPr>
          <w:rFonts w:ascii="Times New Roman" w:eastAsia="Times New Roman" w:hAnsi="Times New Roman" w:cs="Times New Roman"/>
          <w:kern w:val="0"/>
          <w14:ligatures w14:val="none"/>
        </w:rPr>
        <w:fldChar w:fldCharType="separate"/>
      </w:r>
      <w:r w:rsidR="00804B4D">
        <w:rPr>
          <w:rFonts w:ascii="Times New Roman" w:eastAsia="Times New Roman" w:hAnsi="Times New Roman" w:cs="Times New Roman"/>
          <w:kern w:val="0"/>
          <w14:ligatures w14:val="none"/>
        </w:rPr>
        <w:t>9.2</w:t>
      </w:r>
      <w:r w:rsidR="00804B4D">
        <w:rPr>
          <w:rFonts w:ascii="Times New Roman" w:eastAsia="Times New Roman" w:hAnsi="Times New Roman" w:cs="Times New Roman"/>
          <w:kern w:val="0"/>
          <w14:ligatures w14:val="none"/>
        </w:rPr>
        <w:fldChar w:fldCharType="end"/>
      </w:r>
      <w:r w:rsidR="00804B4D">
        <w:rPr>
          <w:rFonts w:ascii="Times New Roman" w:eastAsia="Times New Roman" w:hAnsi="Times New Roman" w:cs="Times New Roman"/>
          <w:kern w:val="0"/>
          <w14:ligatures w14:val="none"/>
        </w:rPr>
        <w:t xml:space="preserve"> </w:t>
      </w:r>
      <w:r w:rsidRPr="007C6D5A">
        <w:rPr>
          <w:rFonts w:ascii="Times New Roman" w:eastAsia="Times New Roman" w:hAnsi="Times New Roman" w:cs="Times New Roman"/>
          <w:kern w:val="0"/>
          <w14:ligatures w14:val="none"/>
        </w:rPr>
        <w:t xml:space="preserve">to the extent that such Losses arise directly from the gross negligence, </w:t>
      </w:r>
      <w:proofErr w:type="spellStart"/>
      <w:r w:rsidRPr="007C6D5A">
        <w:rPr>
          <w:rFonts w:ascii="Times New Roman" w:eastAsia="Times New Roman" w:hAnsi="Times New Roman" w:cs="Times New Roman"/>
          <w:kern w:val="0"/>
          <w14:ligatures w14:val="none"/>
        </w:rPr>
        <w:t>willful</w:t>
      </w:r>
      <w:proofErr w:type="spellEnd"/>
      <w:r w:rsidRPr="007C6D5A">
        <w:rPr>
          <w:rFonts w:ascii="Times New Roman" w:eastAsia="Times New Roman" w:hAnsi="Times New Roman" w:cs="Times New Roman"/>
          <w:kern w:val="0"/>
          <w14:ligatures w14:val="none"/>
        </w:rPr>
        <w:t xml:space="preserve"> misconduct, or fraud of any </w:t>
      </w:r>
      <w:r w:rsidR="00803743">
        <w:rPr>
          <w:rFonts w:ascii="Times New Roman" w:eastAsia="Times New Roman" w:hAnsi="Times New Roman" w:cs="Times New Roman"/>
          <w:kern w:val="0"/>
          <w14:ligatures w14:val="none"/>
        </w:rPr>
        <w:t>Seller</w:t>
      </w:r>
      <w:r w:rsidRPr="007C6D5A">
        <w:rPr>
          <w:rFonts w:ascii="Times New Roman" w:eastAsia="Times New Roman" w:hAnsi="Times New Roman" w:cs="Times New Roman"/>
          <w:kern w:val="0"/>
          <w14:ligatures w14:val="none"/>
        </w:rPr>
        <w:t xml:space="preserve"> Indemnified Party</w:t>
      </w:r>
      <w:r>
        <w:rPr>
          <w:rFonts w:ascii="Times New Roman" w:eastAsia="Times New Roman" w:hAnsi="Times New Roman" w:cs="Times New Roman"/>
          <w:kern w:val="0"/>
          <w14:ligatures w14:val="none"/>
        </w:rPr>
        <w:t xml:space="preserve">, </w:t>
      </w:r>
      <w:r w:rsidRPr="00E07D21">
        <w:rPr>
          <w:rFonts w:ascii="Times New Roman" w:eastAsia="Times New Roman" w:hAnsi="Times New Roman" w:cs="Times New Roman"/>
          <w:kern w:val="0"/>
          <w14:ligatures w14:val="none"/>
        </w:rPr>
        <w:t>as determined by a court of competent jurisdiction</w:t>
      </w:r>
      <w:r w:rsidRPr="007C6D5A">
        <w:rPr>
          <w:rFonts w:ascii="Times New Roman" w:eastAsia="Times New Roman" w:hAnsi="Times New Roman" w:cs="Times New Roman"/>
          <w:kern w:val="0"/>
          <w14:ligatures w14:val="none"/>
        </w:rPr>
        <w:t>.</w:t>
      </w:r>
    </w:p>
    <w:p w14:paraId="787ECFCE" w14:textId="77777777" w:rsidR="00577A94" w:rsidRDefault="00577A94" w:rsidP="00577A94">
      <w:pPr>
        <w:pStyle w:val="ListParagraph"/>
        <w:numPr>
          <w:ilvl w:val="1"/>
          <w:numId w:val="21"/>
        </w:numPr>
        <w:ind w:left="851" w:hanging="851"/>
        <w:rPr>
          <w:rFonts w:ascii="Times New Roman" w:hAnsi="Times New Roman" w:cs="Times New Roman"/>
        </w:rPr>
      </w:pPr>
      <w:r w:rsidRPr="0036348F">
        <w:rPr>
          <w:rFonts w:ascii="Times New Roman" w:hAnsi="Times New Roman" w:cs="Times New Roman"/>
          <w:b/>
          <w:bCs/>
        </w:rPr>
        <w:t>Indemnification Procedure.</w:t>
      </w:r>
    </w:p>
    <w:p w14:paraId="33F7097F" w14:textId="306D8529" w:rsidR="00577A94" w:rsidRDefault="00577A94" w:rsidP="00577A94">
      <w:pPr>
        <w:pStyle w:val="ListParagraph"/>
        <w:numPr>
          <w:ilvl w:val="2"/>
          <w:numId w:val="21"/>
        </w:numPr>
        <w:ind w:left="1701" w:hanging="850"/>
        <w:rPr>
          <w:rFonts w:ascii="Times New Roman" w:hAnsi="Times New Roman" w:cs="Times New Roman"/>
        </w:rPr>
      </w:pPr>
      <w:r w:rsidRPr="0036348F">
        <w:rPr>
          <w:rFonts w:ascii="Times New Roman" w:hAnsi="Times New Roman" w:cs="Times New Roman"/>
        </w:rPr>
        <w:t>The Party seeking indemnification (the “</w:t>
      </w:r>
      <w:r w:rsidRPr="00102CA6">
        <w:rPr>
          <w:rFonts w:ascii="Times New Roman" w:hAnsi="Times New Roman" w:cs="Times New Roman"/>
          <w:b/>
          <w:bCs/>
        </w:rPr>
        <w:t>Indemnified Party</w:t>
      </w:r>
      <w:r w:rsidRPr="0036348F">
        <w:rPr>
          <w:rFonts w:ascii="Times New Roman" w:hAnsi="Times New Roman" w:cs="Times New Roman"/>
        </w:rPr>
        <w:t>”) shall promptly notify the other Party (the “</w:t>
      </w:r>
      <w:r w:rsidRPr="001905EE">
        <w:rPr>
          <w:rFonts w:ascii="Times New Roman" w:hAnsi="Times New Roman" w:cs="Times New Roman"/>
          <w:b/>
          <w:bCs/>
        </w:rPr>
        <w:t>Indemnifying Party</w:t>
      </w:r>
      <w:r w:rsidRPr="0036348F">
        <w:rPr>
          <w:rFonts w:ascii="Times New Roman" w:hAnsi="Times New Roman" w:cs="Times New Roman"/>
        </w:rPr>
        <w:t xml:space="preserve">”) in writing of </w:t>
      </w:r>
      <w:r w:rsidRPr="0036348F">
        <w:rPr>
          <w:rFonts w:ascii="Times New Roman" w:hAnsi="Times New Roman" w:cs="Times New Roman"/>
        </w:rPr>
        <w:lastRenderedPageBreak/>
        <w:t xml:space="preserve">any claim, action, or event that may give rise to a claim for indemnification under this </w:t>
      </w:r>
      <w:r>
        <w:rPr>
          <w:rFonts w:ascii="Times New Roman" w:hAnsi="Times New Roman" w:cs="Times New Roman"/>
        </w:rPr>
        <w:t xml:space="preserve">Section </w:t>
      </w:r>
      <w:r w:rsidR="00D1717F">
        <w:rPr>
          <w:rFonts w:ascii="Times New Roman" w:hAnsi="Times New Roman" w:cs="Times New Roman"/>
        </w:rPr>
        <w:fldChar w:fldCharType="begin"/>
      </w:r>
      <w:r w:rsidR="00D1717F">
        <w:rPr>
          <w:rFonts w:ascii="Times New Roman" w:hAnsi="Times New Roman" w:cs="Times New Roman"/>
        </w:rPr>
        <w:instrText xml:space="preserve"> REF _Ref193180686 \r \h </w:instrText>
      </w:r>
      <w:r w:rsidR="00D1717F">
        <w:rPr>
          <w:rFonts w:ascii="Times New Roman" w:hAnsi="Times New Roman" w:cs="Times New Roman"/>
        </w:rPr>
      </w:r>
      <w:r w:rsidR="00D1717F">
        <w:rPr>
          <w:rFonts w:ascii="Times New Roman" w:hAnsi="Times New Roman" w:cs="Times New Roman"/>
        </w:rPr>
        <w:fldChar w:fldCharType="separate"/>
      </w:r>
      <w:r w:rsidR="00D1717F">
        <w:rPr>
          <w:rFonts w:ascii="Times New Roman" w:hAnsi="Times New Roman" w:cs="Times New Roman"/>
        </w:rPr>
        <w:t>9</w:t>
      </w:r>
      <w:r w:rsidR="00D1717F">
        <w:rPr>
          <w:rFonts w:ascii="Times New Roman" w:hAnsi="Times New Roman" w:cs="Times New Roman"/>
        </w:rPr>
        <w:fldChar w:fldCharType="end"/>
      </w:r>
      <w:r>
        <w:rPr>
          <w:rFonts w:ascii="Times New Roman" w:hAnsi="Times New Roman" w:cs="Times New Roman"/>
        </w:rPr>
        <w:t xml:space="preserve"> </w:t>
      </w:r>
      <w:r w:rsidRPr="0036348F">
        <w:rPr>
          <w:rFonts w:ascii="Times New Roman" w:hAnsi="Times New Roman" w:cs="Times New Roman"/>
        </w:rPr>
        <w:t>(an “</w:t>
      </w:r>
      <w:r w:rsidRPr="001905EE">
        <w:rPr>
          <w:rFonts w:ascii="Times New Roman" w:hAnsi="Times New Roman" w:cs="Times New Roman"/>
          <w:b/>
          <w:bCs/>
        </w:rPr>
        <w:t>Indemnity Claim</w:t>
      </w:r>
      <w:r w:rsidRPr="0036348F">
        <w:rPr>
          <w:rFonts w:ascii="Times New Roman" w:hAnsi="Times New Roman" w:cs="Times New Roman"/>
        </w:rPr>
        <w:t xml:space="preserve">”), </w:t>
      </w:r>
      <w:r w:rsidRPr="009F01FE">
        <w:rPr>
          <w:rFonts w:ascii="Times New Roman" w:hAnsi="Times New Roman" w:cs="Times New Roman"/>
          <w:i/>
          <w:iCs/>
        </w:rPr>
        <w:t>provided that</w:t>
      </w:r>
      <w:r w:rsidRPr="0036348F">
        <w:rPr>
          <w:rFonts w:ascii="Times New Roman" w:hAnsi="Times New Roman" w:cs="Times New Roman"/>
        </w:rPr>
        <w:t xml:space="preserve"> failure to notify shall not relieve the Indemnifying Party of its obligations except to the extent it is materially prejudiced by such failure.</w:t>
      </w:r>
    </w:p>
    <w:p w14:paraId="27342A20" w14:textId="38BADEE7" w:rsidR="00577A94" w:rsidRDefault="00577A94" w:rsidP="00577A94">
      <w:pPr>
        <w:pStyle w:val="ListParagraph"/>
        <w:numPr>
          <w:ilvl w:val="2"/>
          <w:numId w:val="21"/>
        </w:numPr>
        <w:ind w:left="1701" w:hanging="850"/>
        <w:rPr>
          <w:rFonts w:ascii="Times New Roman" w:hAnsi="Times New Roman" w:cs="Times New Roman"/>
        </w:rPr>
      </w:pPr>
      <w:r w:rsidRPr="0036348F">
        <w:rPr>
          <w:rFonts w:ascii="Times New Roman" w:hAnsi="Times New Roman" w:cs="Times New Roman"/>
        </w:rPr>
        <w:t xml:space="preserve">The Indemnifying Party shall have the right to assume control of the </w:t>
      </w:r>
      <w:proofErr w:type="spellStart"/>
      <w:r w:rsidRPr="0036348F">
        <w:rPr>
          <w:rFonts w:ascii="Times New Roman" w:hAnsi="Times New Roman" w:cs="Times New Roman"/>
        </w:rPr>
        <w:t>defense</w:t>
      </w:r>
      <w:proofErr w:type="spellEnd"/>
      <w:r w:rsidRPr="0036348F">
        <w:rPr>
          <w:rFonts w:ascii="Times New Roman" w:hAnsi="Times New Roman" w:cs="Times New Roman"/>
        </w:rPr>
        <w:t xml:space="preserve"> and settlement of any third-party Indemnity Claim, </w:t>
      </w:r>
      <w:proofErr w:type="gramStart"/>
      <w:r w:rsidRPr="001905EE">
        <w:rPr>
          <w:rFonts w:ascii="Times New Roman" w:hAnsi="Times New Roman" w:cs="Times New Roman"/>
          <w:i/>
          <w:iCs/>
        </w:rPr>
        <w:t>provided</w:t>
      </w:r>
      <w:r w:rsidR="009F01FE">
        <w:rPr>
          <w:rFonts w:ascii="Times New Roman" w:hAnsi="Times New Roman" w:cs="Times New Roman"/>
          <w:i/>
          <w:iCs/>
        </w:rPr>
        <w:t xml:space="preserve"> that</w:t>
      </w:r>
      <w:proofErr w:type="gramEnd"/>
      <w:r w:rsidRPr="0036348F">
        <w:rPr>
          <w:rFonts w:ascii="Times New Roman" w:hAnsi="Times New Roman" w:cs="Times New Roman"/>
        </w:rPr>
        <w:t xml:space="preserve"> it notifies the Indemnified Party in writing within </w:t>
      </w:r>
      <w:r w:rsidR="00C31AC1">
        <w:rPr>
          <w:rFonts w:ascii="Times New Roman" w:hAnsi="Times New Roman" w:cs="Times New Roman"/>
        </w:rPr>
        <w:t>15</w:t>
      </w:r>
      <w:r w:rsidRPr="0036348F">
        <w:rPr>
          <w:rFonts w:ascii="Times New Roman" w:hAnsi="Times New Roman" w:cs="Times New Roman"/>
          <w:b/>
          <w:bCs/>
        </w:rPr>
        <w:t xml:space="preserve"> </w:t>
      </w:r>
      <w:r w:rsidRPr="00F54A5D">
        <w:rPr>
          <w:rFonts w:ascii="Times New Roman" w:hAnsi="Times New Roman" w:cs="Times New Roman"/>
        </w:rPr>
        <w:t>Business Days</w:t>
      </w:r>
      <w:r>
        <w:rPr>
          <w:rFonts w:ascii="Times New Roman" w:hAnsi="Times New Roman" w:cs="Times New Roman"/>
        </w:rPr>
        <w:t xml:space="preserve"> </w:t>
      </w:r>
      <w:r w:rsidRPr="0036348F">
        <w:rPr>
          <w:rFonts w:ascii="Times New Roman" w:hAnsi="Times New Roman" w:cs="Times New Roman"/>
        </w:rPr>
        <w:t xml:space="preserve">of receiving notice and confirms its indemnification obligation. The Indemnified Party shall cooperate reasonably in such </w:t>
      </w:r>
      <w:proofErr w:type="spellStart"/>
      <w:r w:rsidRPr="0036348F">
        <w:rPr>
          <w:rFonts w:ascii="Times New Roman" w:hAnsi="Times New Roman" w:cs="Times New Roman"/>
        </w:rPr>
        <w:t>defense</w:t>
      </w:r>
      <w:proofErr w:type="spellEnd"/>
      <w:r w:rsidRPr="0036348F">
        <w:rPr>
          <w:rFonts w:ascii="Times New Roman" w:hAnsi="Times New Roman" w:cs="Times New Roman"/>
        </w:rPr>
        <w:t xml:space="preserve"> and may participate at its own expense with counsel of its choice.</w:t>
      </w:r>
    </w:p>
    <w:p w14:paraId="1740D110" w14:textId="102A0F89" w:rsidR="00577A94" w:rsidRPr="0036348F" w:rsidRDefault="00577A94" w:rsidP="00577A94">
      <w:pPr>
        <w:pStyle w:val="ListParagraph"/>
        <w:numPr>
          <w:ilvl w:val="2"/>
          <w:numId w:val="21"/>
        </w:numPr>
        <w:ind w:left="1701" w:hanging="850"/>
        <w:rPr>
          <w:rFonts w:ascii="Times New Roman" w:hAnsi="Times New Roman" w:cs="Times New Roman"/>
        </w:rPr>
      </w:pPr>
      <w:r w:rsidRPr="0036348F">
        <w:rPr>
          <w:rFonts w:ascii="Times New Roman" w:hAnsi="Times New Roman" w:cs="Times New Roman"/>
        </w:rPr>
        <w:t xml:space="preserve">No settlement of an Indemnity Claim that imposes liability or obligations on the Indemnified Party shall be made without the Indemnified Party’s prior written consent, </w:t>
      </w:r>
      <w:r w:rsidR="006A1786">
        <w:rPr>
          <w:rFonts w:ascii="Times New Roman" w:hAnsi="Times New Roman" w:cs="Times New Roman"/>
        </w:rPr>
        <w:t>which</w:t>
      </w:r>
      <w:r w:rsidRPr="0036348F">
        <w:rPr>
          <w:rFonts w:ascii="Times New Roman" w:hAnsi="Times New Roman" w:cs="Times New Roman"/>
        </w:rPr>
        <w:t xml:space="preserve"> consent </w:t>
      </w:r>
      <w:r w:rsidR="006A1786">
        <w:rPr>
          <w:rFonts w:ascii="Times New Roman" w:hAnsi="Times New Roman" w:cs="Times New Roman"/>
        </w:rPr>
        <w:t xml:space="preserve">shall </w:t>
      </w:r>
      <w:r w:rsidRPr="0036348F">
        <w:rPr>
          <w:rFonts w:ascii="Times New Roman" w:hAnsi="Times New Roman" w:cs="Times New Roman"/>
        </w:rPr>
        <w:t>not be unreasonably withheld or delayed</w:t>
      </w:r>
      <w:r>
        <w:rPr>
          <w:rFonts w:ascii="Times New Roman" w:hAnsi="Times New Roman" w:cs="Times New Roman"/>
        </w:rPr>
        <w:t>.</w:t>
      </w:r>
    </w:p>
    <w:p w14:paraId="2CA11892" w14:textId="77777777" w:rsidR="00577A94" w:rsidRDefault="00577A94" w:rsidP="00577A94">
      <w:pPr>
        <w:pStyle w:val="ListParagraph"/>
        <w:numPr>
          <w:ilvl w:val="1"/>
          <w:numId w:val="21"/>
        </w:numPr>
        <w:ind w:left="851" w:hanging="851"/>
        <w:rPr>
          <w:rFonts w:ascii="Times New Roman" w:eastAsia="Times New Roman" w:hAnsi="Times New Roman" w:cs="Times New Roman"/>
          <w:kern w:val="0"/>
          <w14:ligatures w14:val="none"/>
        </w:rPr>
      </w:pPr>
      <w:bookmarkStart w:id="51" w:name="_Ref193180600"/>
      <w:r w:rsidRPr="00F5493D">
        <w:rPr>
          <w:rFonts w:ascii="Times New Roman" w:eastAsia="Times New Roman" w:hAnsi="Times New Roman" w:cs="Times New Roman"/>
          <w:b/>
          <w:bCs/>
          <w:kern w:val="0"/>
          <w14:ligatures w14:val="none"/>
        </w:rPr>
        <w:t>Limitations.</w:t>
      </w:r>
      <w:bookmarkEnd w:id="51"/>
    </w:p>
    <w:p w14:paraId="3B387700" w14:textId="182B7BA1" w:rsidR="00577A94" w:rsidRDefault="00577A94" w:rsidP="00577A94">
      <w:pPr>
        <w:pStyle w:val="ListParagraph"/>
        <w:numPr>
          <w:ilvl w:val="2"/>
          <w:numId w:val="21"/>
        </w:numPr>
        <w:ind w:left="1701" w:hanging="850"/>
        <w:rPr>
          <w:rFonts w:ascii="Times New Roman" w:eastAsia="Times New Roman" w:hAnsi="Times New Roman" w:cs="Times New Roman"/>
          <w:kern w:val="0"/>
          <w14:ligatures w14:val="none"/>
        </w:rPr>
      </w:pPr>
      <w:r w:rsidRPr="00F5493D">
        <w:rPr>
          <w:rFonts w:ascii="Times New Roman" w:eastAsia="Times New Roman" w:hAnsi="Times New Roman" w:cs="Times New Roman"/>
          <w:kern w:val="0"/>
          <w14:ligatures w14:val="none"/>
        </w:rPr>
        <w:t xml:space="preserve">The Indemnifying Party’s liability under this </w:t>
      </w:r>
      <w:r>
        <w:rPr>
          <w:rFonts w:ascii="Times New Roman" w:eastAsia="Times New Roman" w:hAnsi="Times New Roman" w:cs="Times New Roman"/>
          <w:kern w:val="0"/>
          <w14:ligatures w14:val="none"/>
        </w:rPr>
        <w:t xml:space="preserve">Section </w:t>
      </w:r>
      <w:r w:rsidR="0011603F">
        <w:rPr>
          <w:rFonts w:ascii="Times New Roman" w:eastAsia="Times New Roman" w:hAnsi="Times New Roman" w:cs="Times New Roman"/>
          <w:kern w:val="0"/>
          <w14:ligatures w14:val="none"/>
        </w:rPr>
        <w:fldChar w:fldCharType="begin"/>
      </w:r>
      <w:r w:rsidR="0011603F">
        <w:rPr>
          <w:rFonts w:ascii="Times New Roman" w:eastAsia="Times New Roman" w:hAnsi="Times New Roman" w:cs="Times New Roman"/>
          <w:kern w:val="0"/>
          <w14:ligatures w14:val="none"/>
        </w:rPr>
        <w:instrText xml:space="preserve"> REF _Ref193180686 \r \h </w:instrText>
      </w:r>
      <w:r w:rsidR="0011603F">
        <w:rPr>
          <w:rFonts w:ascii="Times New Roman" w:eastAsia="Times New Roman" w:hAnsi="Times New Roman" w:cs="Times New Roman"/>
          <w:kern w:val="0"/>
          <w14:ligatures w14:val="none"/>
        </w:rPr>
      </w:r>
      <w:r w:rsidR="0011603F">
        <w:rPr>
          <w:rFonts w:ascii="Times New Roman" w:eastAsia="Times New Roman" w:hAnsi="Times New Roman" w:cs="Times New Roman"/>
          <w:kern w:val="0"/>
          <w14:ligatures w14:val="none"/>
        </w:rPr>
        <w:fldChar w:fldCharType="separate"/>
      </w:r>
      <w:r w:rsidR="0011603F">
        <w:rPr>
          <w:rFonts w:ascii="Times New Roman" w:eastAsia="Times New Roman" w:hAnsi="Times New Roman" w:cs="Times New Roman"/>
          <w:kern w:val="0"/>
          <w14:ligatures w14:val="none"/>
        </w:rPr>
        <w:t>9</w:t>
      </w:r>
      <w:r w:rsidR="0011603F">
        <w:rPr>
          <w:rFonts w:ascii="Times New Roman" w:eastAsia="Times New Roman" w:hAnsi="Times New Roman" w:cs="Times New Roman"/>
          <w:kern w:val="0"/>
          <w14:ligatures w14:val="none"/>
        </w:rPr>
        <w:fldChar w:fldCharType="end"/>
      </w:r>
      <w:r w:rsidRPr="00F5493D">
        <w:rPr>
          <w:rFonts w:ascii="Times New Roman" w:eastAsia="Times New Roman" w:hAnsi="Times New Roman" w:cs="Times New Roman"/>
          <w:kern w:val="0"/>
          <w14:ligatures w14:val="none"/>
        </w:rPr>
        <w:t xml:space="preserve"> shall be limited to direct Losses and shall exclude any indirect, consequential, or punitive damages, except where such damages are awarded to a third party in a claim covered by this </w:t>
      </w:r>
      <w:r>
        <w:rPr>
          <w:rFonts w:ascii="Times New Roman" w:eastAsia="Times New Roman" w:hAnsi="Times New Roman" w:cs="Times New Roman"/>
          <w:kern w:val="0"/>
          <w14:ligatures w14:val="none"/>
        </w:rPr>
        <w:t xml:space="preserve">Section </w:t>
      </w:r>
      <w:r w:rsidR="00D1717F">
        <w:rPr>
          <w:rFonts w:ascii="Times New Roman" w:eastAsia="Times New Roman" w:hAnsi="Times New Roman" w:cs="Times New Roman"/>
          <w:kern w:val="0"/>
          <w14:ligatures w14:val="none"/>
        </w:rPr>
        <w:fldChar w:fldCharType="begin"/>
      </w:r>
      <w:r w:rsidR="00D1717F">
        <w:rPr>
          <w:rFonts w:ascii="Times New Roman" w:eastAsia="Times New Roman" w:hAnsi="Times New Roman" w:cs="Times New Roman"/>
          <w:kern w:val="0"/>
          <w14:ligatures w14:val="none"/>
        </w:rPr>
        <w:instrText xml:space="preserve"> REF _Ref193180686 \r \h </w:instrText>
      </w:r>
      <w:r w:rsidR="00D1717F">
        <w:rPr>
          <w:rFonts w:ascii="Times New Roman" w:eastAsia="Times New Roman" w:hAnsi="Times New Roman" w:cs="Times New Roman"/>
          <w:kern w:val="0"/>
          <w14:ligatures w14:val="none"/>
        </w:rPr>
      </w:r>
      <w:r w:rsidR="00D1717F">
        <w:rPr>
          <w:rFonts w:ascii="Times New Roman" w:eastAsia="Times New Roman" w:hAnsi="Times New Roman" w:cs="Times New Roman"/>
          <w:kern w:val="0"/>
          <w14:ligatures w14:val="none"/>
        </w:rPr>
        <w:fldChar w:fldCharType="separate"/>
      </w:r>
      <w:r w:rsidR="00D1717F">
        <w:rPr>
          <w:rFonts w:ascii="Times New Roman" w:eastAsia="Times New Roman" w:hAnsi="Times New Roman" w:cs="Times New Roman"/>
          <w:kern w:val="0"/>
          <w14:ligatures w14:val="none"/>
        </w:rPr>
        <w:t>9</w:t>
      </w:r>
      <w:r w:rsidR="00D1717F">
        <w:rPr>
          <w:rFonts w:ascii="Times New Roman" w:eastAsia="Times New Roman" w:hAnsi="Times New Roman" w:cs="Times New Roman"/>
          <w:kern w:val="0"/>
          <w14:ligatures w14:val="none"/>
        </w:rPr>
        <w:fldChar w:fldCharType="end"/>
      </w:r>
      <w:r w:rsidRPr="00F5493D">
        <w:rPr>
          <w:rFonts w:ascii="Times New Roman" w:eastAsia="Times New Roman" w:hAnsi="Times New Roman" w:cs="Times New Roman"/>
          <w:kern w:val="0"/>
          <w14:ligatures w14:val="none"/>
        </w:rPr>
        <w:t>.</w:t>
      </w:r>
    </w:p>
    <w:p w14:paraId="72E96B24" w14:textId="2AABFD6D" w:rsidR="00880F81" w:rsidRPr="00577A94" w:rsidRDefault="00577A94" w:rsidP="00577A94">
      <w:pPr>
        <w:pStyle w:val="ListParagraph"/>
        <w:numPr>
          <w:ilvl w:val="2"/>
          <w:numId w:val="21"/>
        </w:numPr>
        <w:ind w:left="1701" w:hanging="850"/>
        <w:rPr>
          <w:rFonts w:ascii="Times New Roman" w:eastAsia="Times New Roman" w:hAnsi="Times New Roman" w:cs="Times New Roman"/>
          <w:kern w:val="0"/>
          <w14:ligatures w14:val="none"/>
        </w:rPr>
      </w:pPr>
      <w:r w:rsidRPr="00F5493D">
        <w:rPr>
          <w:rFonts w:ascii="Times New Roman" w:eastAsia="Times New Roman" w:hAnsi="Times New Roman" w:cs="Times New Roman"/>
          <w:kern w:val="0"/>
          <w14:ligatures w14:val="none"/>
        </w:rPr>
        <w:t xml:space="preserve">The aggregate liability of the </w:t>
      </w:r>
      <w:r w:rsidR="00803743">
        <w:rPr>
          <w:rFonts w:ascii="Times New Roman" w:eastAsia="Times New Roman" w:hAnsi="Times New Roman" w:cs="Times New Roman"/>
          <w:kern w:val="0"/>
          <w14:ligatures w14:val="none"/>
        </w:rPr>
        <w:t>Seller</w:t>
      </w:r>
      <w:r w:rsidRPr="00F5493D">
        <w:rPr>
          <w:rFonts w:ascii="Times New Roman" w:eastAsia="Times New Roman" w:hAnsi="Times New Roman" w:cs="Times New Roman"/>
          <w:kern w:val="0"/>
          <w14:ligatures w14:val="none"/>
        </w:rPr>
        <w:t xml:space="preserve"> under </w:t>
      </w:r>
      <w:r>
        <w:rPr>
          <w:rFonts w:ascii="Times New Roman" w:eastAsia="Times New Roman" w:hAnsi="Times New Roman" w:cs="Times New Roman"/>
          <w:kern w:val="0"/>
          <w14:ligatures w14:val="none"/>
        </w:rPr>
        <w:t xml:space="preserve">Section </w:t>
      </w:r>
      <w:r w:rsidR="00D1717F">
        <w:rPr>
          <w:rFonts w:ascii="Times New Roman" w:eastAsia="Times New Roman" w:hAnsi="Times New Roman" w:cs="Times New Roman"/>
          <w:kern w:val="0"/>
          <w14:ligatures w14:val="none"/>
        </w:rPr>
        <w:fldChar w:fldCharType="begin"/>
      </w:r>
      <w:r w:rsidR="00D1717F">
        <w:rPr>
          <w:rFonts w:ascii="Times New Roman" w:eastAsia="Times New Roman" w:hAnsi="Times New Roman" w:cs="Times New Roman"/>
          <w:kern w:val="0"/>
          <w14:ligatures w14:val="none"/>
        </w:rPr>
        <w:instrText xml:space="preserve"> REF _Ref193180753 \r \h </w:instrText>
      </w:r>
      <w:r w:rsidR="00D1717F">
        <w:rPr>
          <w:rFonts w:ascii="Times New Roman" w:eastAsia="Times New Roman" w:hAnsi="Times New Roman" w:cs="Times New Roman"/>
          <w:kern w:val="0"/>
          <w14:ligatures w14:val="none"/>
        </w:rPr>
      </w:r>
      <w:r w:rsidR="00D1717F">
        <w:rPr>
          <w:rFonts w:ascii="Times New Roman" w:eastAsia="Times New Roman" w:hAnsi="Times New Roman" w:cs="Times New Roman"/>
          <w:kern w:val="0"/>
          <w14:ligatures w14:val="none"/>
        </w:rPr>
        <w:fldChar w:fldCharType="separate"/>
      </w:r>
      <w:r w:rsidR="00D1717F">
        <w:rPr>
          <w:rFonts w:ascii="Times New Roman" w:eastAsia="Times New Roman" w:hAnsi="Times New Roman" w:cs="Times New Roman"/>
          <w:kern w:val="0"/>
          <w14:ligatures w14:val="none"/>
        </w:rPr>
        <w:t>9.1</w:t>
      </w:r>
      <w:r w:rsidR="00D1717F">
        <w:rPr>
          <w:rFonts w:ascii="Times New Roman" w:eastAsia="Times New Roman" w:hAnsi="Times New Roman" w:cs="Times New Roman"/>
          <w:kern w:val="0"/>
          <w14:ligatures w14:val="none"/>
        </w:rPr>
        <w:fldChar w:fldCharType="end"/>
      </w:r>
      <w:r w:rsidR="00D1717F">
        <w:rPr>
          <w:rFonts w:ascii="Times New Roman" w:eastAsia="Times New Roman" w:hAnsi="Times New Roman" w:cs="Times New Roman"/>
          <w:kern w:val="0"/>
          <w14:ligatures w14:val="none"/>
        </w:rPr>
        <w:t xml:space="preserve"> </w:t>
      </w:r>
      <w:r w:rsidRPr="00F5493D">
        <w:rPr>
          <w:rFonts w:ascii="Times New Roman" w:eastAsia="Times New Roman" w:hAnsi="Times New Roman" w:cs="Times New Roman"/>
          <w:kern w:val="0"/>
          <w14:ligatures w14:val="none"/>
        </w:rPr>
        <w:t xml:space="preserve">shall not exceed the </w:t>
      </w:r>
      <w:r w:rsidR="00803743">
        <w:rPr>
          <w:rFonts w:ascii="Times New Roman" w:eastAsia="Times New Roman" w:hAnsi="Times New Roman" w:cs="Times New Roman"/>
          <w:kern w:val="0"/>
          <w14:ligatures w14:val="none"/>
        </w:rPr>
        <w:t>Sale</w:t>
      </w:r>
      <w:r w:rsidRPr="00F5493D">
        <w:rPr>
          <w:rFonts w:ascii="Times New Roman" w:eastAsia="Times New Roman" w:hAnsi="Times New Roman" w:cs="Times New Roman"/>
          <w:kern w:val="0"/>
          <w14:ligatures w14:val="none"/>
        </w:rPr>
        <w:t xml:space="preserve"> Price paid by the </w:t>
      </w:r>
      <w:r w:rsidR="00803743">
        <w:rPr>
          <w:rFonts w:ascii="Times New Roman" w:eastAsia="Times New Roman" w:hAnsi="Times New Roman" w:cs="Times New Roman"/>
          <w:kern w:val="0"/>
          <w14:ligatures w14:val="none"/>
        </w:rPr>
        <w:t>Buyer</w:t>
      </w:r>
      <w:r w:rsidRPr="00F5493D">
        <w:rPr>
          <w:rFonts w:ascii="Times New Roman" w:eastAsia="Times New Roman" w:hAnsi="Times New Roman" w:cs="Times New Roman"/>
          <w:kern w:val="0"/>
          <w14:ligatures w14:val="none"/>
        </w:rPr>
        <w:t xml:space="preserve">, unless the Losses arise from fraud or </w:t>
      </w:r>
      <w:proofErr w:type="spellStart"/>
      <w:r w:rsidRPr="00F5493D">
        <w:rPr>
          <w:rFonts w:ascii="Times New Roman" w:eastAsia="Times New Roman" w:hAnsi="Times New Roman" w:cs="Times New Roman"/>
          <w:kern w:val="0"/>
          <w14:ligatures w14:val="none"/>
        </w:rPr>
        <w:t>willful</w:t>
      </w:r>
      <w:proofErr w:type="spellEnd"/>
      <w:r w:rsidRPr="00F5493D">
        <w:rPr>
          <w:rFonts w:ascii="Times New Roman" w:eastAsia="Times New Roman" w:hAnsi="Times New Roman" w:cs="Times New Roman"/>
          <w:kern w:val="0"/>
          <w14:ligatures w14:val="none"/>
        </w:rPr>
        <w:t xml:space="preserve"> misconduct by the </w:t>
      </w:r>
      <w:r w:rsidR="00CB4562">
        <w:rPr>
          <w:rFonts w:ascii="Times New Roman" w:eastAsia="Times New Roman" w:hAnsi="Times New Roman" w:cs="Times New Roman"/>
          <w:kern w:val="0"/>
          <w14:ligatures w14:val="none"/>
        </w:rPr>
        <w:t>Seller</w:t>
      </w:r>
      <w:r w:rsidR="003B13E8" w:rsidRPr="00577A94">
        <w:rPr>
          <w:rFonts w:ascii="Times New Roman" w:hAnsi="Times New Roman" w:cs="Times New Roman"/>
        </w:rPr>
        <w:t>.</w:t>
      </w:r>
    </w:p>
    <w:bookmarkEnd w:id="48"/>
    <w:p w14:paraId="1D203D04" w14:textId="77777777" w:rsidR="00880F81" w:rsidRPr="00880F81" w:rsidRDefault="008C67C2" w:rsidP="0049100D">
      <w:pPr>
        <w:pStyle w:val="ListParagraph"/>
        <w:numPr>
          <w:ilvl w:val="0"/>
          <w:numId w:val="21"/>
        </w:numPr>
        <w:ind w:left="851" w:hanging="851"/>
        <w:rPr>
          <w:rFonts w:ascii="Times New Roman" w:eastAsia="Times New Roman" w:hAnsi="Times New Roman" w:cs="Times New Roman"/>
          <w:kern w:val="0"/>
          <w14:ligatures w14:val="none"/>
        </w:rPr>
      </w:pPr>
      <w:r w:rsidRPr="00880F81">
        <w:rPr>
          <w:rFonts w:ascii="Times New Roman" w:eastAsia="Times New Roman" w:hAnsi="Times New Roman" w:cs="Times New Roman"/>
          <w:b/>
          <w:bCs/>
          <w:kern w:val="0"/>
          <w14:ligatures w14:val="none"/>
        </w:rPr>
        <w:t>TERMINATION</w:t>
      </w:r>
    </w:p>
    <w:p w14:paraId="628FA1DC" w14:textId="77777777" w:rsidR="00880F81" w:rsidRDefault="00883E9E" w:rsidP="0049100D">
      <w:pPr>
        <w:pStyle w:val="ListParagraph"/>
        <w:numPr>
          <w:ilvl w:val="1"/>
          <w:numId w:val="21"/>
        </w:numPr>
        <w:ind w:left="851" w:hanging="851"/>
        <w:rPr>
          <w:rFonts w:ascii="Times New Roman" w:eastAsia="Times New Roman" w:hAnsi="Times New Roman" w:cs="Times New Roman"/>
          <w:kern w:val="0"/>
          <w14:ligatures w14:val="none"/>
        </w:rPr>
      </w:pPr>
      <w:r w:rsidRPr="00880F81">
        <w:rPr>
          <w:rFonts w:ascii="Times New Roman" w:eastAsia="Times New Roman" w:hAnsi="Times New Roman" w:cs="Times New Roman"/>
          <w:b/>
          <w:bCs/>
          <w:kern w:val="0"/>
          <w14:ligatures w14:val="none"/>
        </w:rPr>
        <w:t>Termination by Mutual Agreement</w:t>
      </w:r>
      <w:r w:rsidRPr="00880F81">
        <w:rPr>
          <w:rFonts w:ascii="Times New Roman" w:eastAsia="Times New Roman" w:hAnsi="Times New Roman" w:cs="Times New Roman"/>
          <w:kern w:val="0"/>
          <w14:ligatures w14:val="none"/>
        </w:rPr>
        <w:t xml:space="preserve">. </w:t>
      </w:r>
      <w:r w:rsidR="00985B7C" w:rsidRPr="00880F81">
        <w:rPr>
          <w:rFonts w:ascii="Times New Roman" w:eastAsia="Times New Roman" w:hAnsi="Times New Roman" w:cs="Times New Roman"/>
          <w:kern w:val="0"/>
          <w14:ligatures w14:val="none"/>
        </w:rPr>
        <w:t>This Agreement may be terminated at any time prior to Completion by mutual written agreement of the Buyer and the Seller.</w:t>
      </w:r>
    </w:p>
    <w:p w14:paraId="7B803816" w14:textId="11F534F3" w:rsidR="00880F81" w:rsidRPr="002F088F" w:rsidRDefault="00883E9E" w:rsidP="0049100D">
      <w:pPr>
        <w:pStyle w:val="ListParagraph"/>
        <w:numPr>
          <w:ilvl w:val="1"/>
          <w:numId w:val="21"/>
        </w:numPr>
        <w:ind w:left="851" w:hanging="851"/>
        <w:rPr>
          <w:rFonts w:ascii="Times New Roman" w:eastAsia="Times New Roman" w:hAnsi="Times New Roman" w:cs="Times New Roman"/>
          <w:kern w:val="0"/>
          <w14:ligatures w14:val="none"/>
        </w:rPr>
      </w:pPr>
      <w:r w:rsidRPr="00880F81">
        <w:rPr>
          <w:rFonts w:ascii="Times New Roman" w:eastAsia="Times New Roman" w:hAnsi="Times New Roman" w:cs="Times New Roman"/>
          <w:b/>
          <w:bCs/>
          <w:kern w:val="0"/>
          <w14:ligatures w14:val="none"/>
        </w:rPr>
        <w:t>Termination by the Buyer for Breach</w:t>
      </w:r>
      <w:r w:rsidRPr="00880F81">
        <w:rPr>
          <w:rFonts w:ascii="Times New Roman" w:eastAsia="Times New Roman" w:hAnsi="Times New Roman" w:cs="Times New Roman"/>
          <w:kern w:val="0"/>
          <w14:ligatures w14:val="none"/>
        </w:rPr>
        <w:t xml:space="preserve">. </w:t>
      </w:r>
      <w:r w:rsidR="00985B7C" w:rsidRPr="00880F81">
        <w:rPr>
          <w:rFonts w:ascii="Times New Roman" w:eastAsia="Times New Roman" w:hAnsi="Times New Roman" w:cs="Times New Roman"/>
          <w:kern w:val="0"/>
          <w14:ligatures w14:val="none"/>
        </w:rPr>
        <w:t xml:space="preserve">The </w:t>
      </w:r>
      <w:r w:rsidR="00985B7C" w:rsidRPr="002F088F">
        <w:rPr>
          <w:rFonts w:ascii="Times New Roman" w:eastAsia="Times New Roman" w:hAnsi="Times New Roman" w:cs="Times New Roman"/>
          <w:kern w:val="0"/>
          <w14:ligatures w14:val="none"/>
        </w:rPr>
        <w:t xml:space="preserve">Buyer may terminate this Agreement if the Seller is in material breach of any of its representations, warranties, or covenants under this Agreement and such breach is not cured within </w:t>
      </w:r>
      <w:r w:rsidR="00494443" w:rsidRPr="002F088F">
        <w:rPr>
          <w:rFonts w:ascii="Times New Roman" w:eastAsia="Times New Roman" w:hAnsi="Times New Roman" w:cs="Times New Roman"/>
          <w:kern w:val="0"/>
          <w14:ligatures w14:val="none"/>
        </w:rPr>
        <w:t>30</w:t>
      </w:r>
      <w:r w:rsidR="00985B7C" w:rsidRPr="002F088F">
        <w:rPr>
          <w:rFonts w:ascii="Times New Roman" w:eastAsia="Times New Roman" w:hAnsi="Times New Roman" w:cs="Times New Roman"/>
          <w:kern w:val="0"/>
          <w14:ligatures w14:val="none"/>
        </w:rPr>
        <w:t xml:space="preserve"> days after the Buyer provides written notice of such breach.</w:t>
      </w:r>
    </w:p>
    <w:p w14:paraId="31F28A25" w14:textId="77777777" w:rsidR="00880F81" w:rsidRPr="00880F81" w:rsidRDefault="003D696A" w:rsidP="0049100D">
      <w:pPr>
        <w:pStyle w:val="ListParagraph"/>
        <w:numPr>
          <w:ilvl w:val="0"/>
          <w:numId w:val="21"/>
        </w:numPr>
        <w:ind w:left="851" w:hanging="851"/>
        <w:rPr>
          <w:rFonts w:ascii="Times New Roman" w:eastAsia="Times New Roman" w:hAnsi="Times New Roman" w:cs="Times New Roman"/>
          <w:kern w:val="0"/>
          <w14:ligatures w14:val="none"/>
        </w:rPr>
      </w:pPr>
      <w:r w:rsidRPr="00880F81">
        <w:rPr>
          <w:rFonts w:ascii="Times New Roman" w:eastAsia="Times New Roman" w:hAnsi="Times New Roman" w:cs="Times New Roman"/>
          <w:b/>
          <w:bCs/>
          <w:kern w:val="0"/>
          <w14:ligatures w14:val="none"/>
        </w:rPr>
        <w:t>GOVERNING LAW</w:t>
      </w:r>
      <w:bookmarkStart w:id="52" w:name="_Ref192198453"/>
    </w:p>
    <w:p w14:paraId="67F253E3" w14:textId="56892572" w:rsidR="00880F81" w:rsidRPr="00880F81" w:rsidRDefault="00880F81" w:rsidP="00637287">
      <w:pPr>
        <w:pStyle w:val="ListParagraph"/>
        <w:ind w:left="851" w:firstLine="0"/>
        <w:rPr>
          <w:rFonts w:ascii="Times New Roman" w:eastAsia="Times New Roman" w:hAnsi="Times New Roman" w:cs="Times New Roman"/>
          <w:kern w:val="0"/>
          <w14:ligatures w14:val="none"/>
        </w:rPr>
      </w:pPr>
      <w:r w:rsidRPr="00262379">
        <w:rPr>
          <w:rFonts w:ascii="Times New Roman" w:hAnsi="Times New Roman" w:cs="Times New Roman"/>
        </w:rPr>
        <w:t>This Agreement shall be governed by and construed in accordance with the laws of</w:t>
      </w:r>
      <w:r w:rsidRPr="003D696A">
        <w:rPr>
          <w:rFonts w:ascii="Times New Roman" w:eastAsia="Times New Roman" w:hAnsi="Times New Roman" w:cs="Times New Roman"/>
          <w:kern w:val="0"/>
          <w14:ligatures w14:val="none"/>
        </w:rPr>
        <w:t xml:space="preserve"> Singapore.</w:t>
      </w:r>
    </w:p>
    <w:p w14:paraId="1F64922E" w14:textId="77777777" w:rsidR="00880F81" w:rsidRPr="00880F81" w:rsidRDefault="0035405F" w:rsidP="0049100D">
      <w:pPr>
        <w:pStyle w:val="ListParagraph"/>
        <w:numPr>
          <w:ilvl w:val="0"/>
          <w:numId w:val="21"/>
        </w:numPr>
        <w:ind w:left="851" w:hanging="851"/>
        <w:rPr>
          <w:rFonts w:ascii="Times New Roman" w:eastAsia="Times New Roman" w:hAnsi="Times New Roman" w:cs="Times New Roman"/>
          <w:kern w:val="0"/>
          <w14:ligatures w14:val="none"/>
        </w:rPr>
      </w:pPr>
      <w:bookmarkStart w:id="53" w:name="_Ref193180778"/>
      <w:r w:rsidRPr="00880F81">
        <w:rPr>
          <w:rFonts w:ascii="Times New Roman" w:eastAsia="Times New Roman" w:hAnsi="Times New Roman" w:cs="Times New Roman"/>
          <w:b/>
          <w:bCs/>
          <w:kern w:val="0"/>
          <w14:ligatures w14:val="none"/>
        </w:rPr>
        <w:t>DISPUTE RESOLUTION</w:t>
      </w:r>
      <w:bookmarkEnd w:id="52"/>
      <w:bookmarkEnd w:id="53"/>
    </w:p>
    <w:p w14:paraId="00DF819B" w14:textId="22299690" w:rsidR="00880F81" w:rsidRDefault="00CB46B3" w:rsidP="0049100D">
      <w:pPr>
        <w:pStyle w:val="ListParagraph"/>
        <w:numPr>
          <w:ilvl w:val="1"/>
          <w:numId w:val="21"/>
        </w:numPr>
        <w:ind w:left="851" w:hanging="851"/>
        <w:rPr>
          <w:rFonts w:ascii="Times New Roman" w:eastAsia="Times New Roman" w:hAnsi="Times New Roman" w:cs="Times New Roman"/>
          <w:kern w:val="0"/>
          <w14:ligatures w14:val="none"/>
        </w:rPr>
      </w:pPr>
      <w:bookmarkStart w:id="54" w:name="_Hlk204947052"/>
      <w:r w:rsidRPr="00880F81">
        <w:rPr>
          <w:rFonts w:ascii="Times New Roman" w:eastAsia="Times New Roman" w:hAnsi="Times New Roman" w:cs="Times New Roman"/>
          <w:b/>
          <w:bCs/>
          <w:kern w:val="0"/>
          <w14:ligatures w14:val="none"/>
        </w:rPr>
        <w:t>Arbitration</w:t>
      </w:r>
      <w:r w:rsidRPr="00880F81">
        <w:rPr>
          <w:rFonts w:ascii="Times New Roman" w:eastAsia="Times New Roman" w:hAnsi="Times New Roman" w:cs="Times New Roman"/>
          <w:kern w:val="0"/>
          <w14:ligatures w14:val="none"/>
        </w:rPr>
        <w:t xml:space="preserve">. </w:t>
      </w:r>
      <w:del w:id="55" w:author="Author">
        <w:r w:rsidRPr="00880F81" w:rsidDel="003724AA">
          <w:rPr>
            <w:rFonts w:ascii="Times New Roman" w:eastAsia="Times New Roman" w:hAnsi="Times New Roman" w:cs="Times New Roman"/>
            <w:kern w:val="0"/>
            <w14:ligatures w14:val="none"/>
          </w:rPr>
          <w:delText xml:space="preserve">If the dispute cannot be resolved through negotiation within </w:delText>
        </w:r>
        <w:r w:rsidR="00000CA4" w:rsidDel="003724AA">
          <w:rPr>
            <w:rFonts w:ascii="Times New Roman" w:eastAsia="Times New Roman" w:hAnsi="Times New Roman" w:cs="Times New Roman"/>
            <w:kern w:val="0"/>
            <w14:ligatures w14:val="none"/>
          </w:rPr>
          <w:delText>30 days</w:delText>
        </w:r>
        <w:r w:rsidRPr="00880F81" w:rsidDel="003724AA">
          <w:rPr>
            <w:rFonts w:ascii="Times New Roman" w:eastAsia="Times New Roman" w:hAnsi="Times New Roman" w:cs="Times New Roman"/>
            <w:kern w:val="0"/>
            <w14:ligatures w14:val="none"/>
          </w:rPr>
          <w:delText xml:space="preserve"> from the date on which one </w:delText>
        </w:r>
        <w:r w:rsidR="002E6469" w:rsidRPr="00880F81" w:rsidDel="003724AA">
          <w:rPr>
            <w:rFonts w:ascii="Times New Roman" w:eastAsia="Times New Roman" w:hAnsi="Times New Roman" w:cs="Times New Roman"/>
            <w:kern w:val="0"/>
            <w14:ligatures w14:val="none"/>
          </w:rPr>
          <w:delText>P</w:delText>
        </w:r>
        <w:r w:rsidRPr="00880F81" w:rsidDel="003724AA">
          <w:rPr>
            <w:rFonts w:ascii="Times New Roman" w:eastAsia="Times New Roman" w:hAnsi="Times New Roman" w:cs="Times New Roman"/>
            <w:kern w:val="0"/>
            <w14:ligatures w14:val="none"/>
          </w:rPr>
          <w:delText xml:space="preserve">arty provides written notice of the dispute to the other </w:delText>
        </w:r>
        <w:r w:rsidR="002E6469" w:rsidRPr="00880F81" w:rsidDel="003724AA">
          <w:rPr>
            <w:rFonts w:ascii="Times New Roman" w:eastAsia="Times New Roman" w:hAnsi="Times New Roman" w:cs="Times New Roman"/>
            <w:kern w:val="0"/>
            <w14:ligatures w14:val="none"/>
          </w:rPr>
          <w:delText>P</w:delText>
        </w:r>
        <w:r w:rsidRPr="00880F81" w:rsidDel="003724AA">
          <w:rPr>
            <w:rFonts w:ascii="Times New Roman" w:eastAsia="Times New Roman" w:hAnsi="Times New Roman" w:cs="Times New Roman"/>
            <w:kern w:val="0"/>
            <w14:ligatures w14:val="none"/>
          </w:rPr>
          <w:delText xml:space="preserve">arty, </w:delText>
        </w:r>
      </w:del>
      <w:r w:rsidR="00466638">
        <w:rPr>
          <w:rFonts w:ascii="Times New Roman" w:eastAsia="Times New Roman" w:hAnsi="Times New Roman" w:cs="Times New Roman"/>
          <w:kern w:val="0"/>
          <w14:ligatures w14:val="none"/>
        </w:rPr>
        <w:t>T</w:t>
      </w:r>
      <w:r w:rsidRPr="00880F81">
        <w:rPr>
          <w:rFonts w:ascii="Times New Roman" w:eastAsia="Times New Roman" w:hAnsi="Times New Roman" w:cs="Times New Roman"/>
          <w:kern w:val="0"/>
          <w14:ligatures w14:val="none"/>
        </w:rPr>
        <w:t>he dispute shall be referred to and finally resolved by arbitration in accordance with the Singapore International Arbitration Centre (</w:t>
      </w:r>
      <w:r w:rsidR="009F5342" w:rsidRPr="00880F81">
        <w:rPr>
          <w:rFonts w:ascii="Times New Roman" w:eastAsia="Times New Roman" w:hAnsi="Times New Roman" w:cs="Times New Roman"/>
          <w:kern w:val="0"/>
          <w14:ligatures w14:val="none"/>
        </w:rPr>
        <w:t xml:space="preserve">the </w:t>
      </w:r>
      <w:r w:rsidR="002E6469" w:rsidRPr="00880F81">
        <w:rPr>
          <w:rFonts w:ascii="Times New Roman" w:eastAsia="Times New Roman" w:hAnsi="Times New Roman" w:cs="Times New Roman"/>
          <w:kern w:val="0"/>
          <w14:ligatures w14:val="none"/>
        </w:rPr>
        <w:t>“</w:t>
      </w:r>
      <w:r w:rsidRPr="00880F81">
        <w:rPr>
          <w:rFonts w:ascii="Times New Roman" w:eastAsia="Times New Roman" w:hAnsi="Times New Roman" w:cs="Times New Roman"/>
          <w:b/>
          <w:bCs/>
          <w:kern w:val="0"/>
          <w14:ligatures w14:val="none"/>
        </w:rPr>
        <w:t>SIAC</w:t>
      </w:r>
      <w:r w:rsidR="002E6469" w:rsidRPr="00880F81">
        <w:rPr>
          <w:rFonts w:ascii="Times New Roman" w:eastAsia="Times New Roman" w:hAnsi="Times New Roman" w:cs="Times New Roman"/>
          <w:kern w:val="0"/>
          <w14:ligatures w14:val="none"/>
        </w:rPr>
        <w:t>”</w:t>
      </w:r>
      <w:r w:rsidRPr="00880F81">
        <w:rPr>
          <w:rFonts w:ascii="Times New Roman" w:eastAsia="Times New Roman" w:hAnsi="Times New Roman" w:cs="Times New Roman"/>
          <w:kern w:val="0"/>
          <w14:ligatures w14:val="none"/>
        </w:rPr>
        <w:t>) Rules, as in force at the time of the commencement of the arbitration.</w:t>
      </w:r>
      <w:bookmarkEnd w:id="54"/>
    </w:p>
    <w:p w14:paraId="3281EF78" w14:textId="77777777" w:rsidR="00880F81" w:rsidRDefault="00CB46B3" w:rsidP="0049100D">
      <w:pPr>
        <w:pStyle w:val="ListParagraph"/>
        <w:numPr>
          <w:ilvl w:val="1"/>
          <w:numId w:val="21"/>
        </w:numPr>
        <w:ind w:left="851" w:hanging="851"/>
        <w:rPr>
          <w:rFonts w:ascii="Times New Roman" w:eastAsia="Times New Roman" w:hAnsi="Times New Roman" w:cs="Times New Roman"/>
          <w:kern w:val="0"/>
          <w14:ligatures w14:val="none"/>
        </w:rPr>
      </w:pPr>
      <w:r w:rsidRPr="00880F81">
        <w:rPr>
          <w:rFonts w:ascii="Times New Roman" w:eastAsia="Times New Roman" w:hAnsi="Times New Roman" w:cs="Times New Roman"/>
          <w:b/>
          <w:bCs/>
          <w:kern w:val="0"/>
          <w14:ligatures w14:val="none"/>
        </w:rPr>
        <w:t>Arbitration Procedure</w:t>
      </w:r>
      <w:r w:rsidRPr="00880F81">
        <w:rPr>
          <w:rFonts w:ascii="Times New Roman" w:eastAsia="Times New Roman" w:hAnsi="Times New Roman" w:cs="Times New Roman"/>
          <w:kern w:val="0"/>
          <w14:ligatures w14:val="none"/>
        </w:rPr>
        <w:t>.</w:t>
      </w:r>
    </w:p>
    <w:p w14:paraId="6C4C9B77" w14:textId="3EB733BD" w:rsidR="00880F81" w:rsidRDefault="00CB46B3" w:rsidP="0049100D">
      <w:pPr>
        <w:pStyle w:val="ListParagraph"/>
        <w:numPr>
          <w:ilvl w:val="2"/>
          <w:numId w:val="21"/>
        </w:numPr>
        <w:ind w:left="1701" w:hanging="850"/>
        <w:rPr>
          <w:rFonts w:ascii="Times New Roman" w:eastAsia="Times New Roman" w:hAnsi="Times New Roman" w:cs="Times New Roman"/>
          <w:kern w:val="0"/>
          <w14:ligatures w14:val="none"/>
        </w:rPr>
      </w:pPr>
      <w:r w:rsidRPr="00880F81">
        <w:rPr>
          <w:rFonts w:ascii="Times New Roman" w:eastAsia="Times New Roman" w:hAnsi="Times New Roman" w:cs="Times New Roman"/>
          <w:kern w:val="0"/>
          <w14:ligatures w14:val="none"/>
        </w:rPr>
        <w:lastRenderedPageBreak/>
        <w:t xml:space="preserve">The arbitration shall be conducted by a single arbitrator appointed by mutual agreement between the </w:t>
      </w:r>
      <w:r w:rsidR="00C11C25" w:rsidRPr="00880F81">
        <w:rPr>
          <w:rFonts w:ascii="Times New Roman" w:eastAsia="Times New Roman" w:hAnsi="Times New Roman" w:cs="Times New Roman"/>
          <w:kern w:val="0"/>
          <w14:ligatures w14:val="none"/>
        </w:rPr>
        <w:t>P</w:t>
      </w:r>
      <w:r w:rsidRPr="00880F81">
        <w:rPr>
          <w:rFonts w:ascii="Times New Roman" w:eastAsia="Times New Roman" w:hAnsi="Times New Roman" w:cs="Times New Roman"/>
          <w:kern w:val="0"/>
          <w14:ligatures w14:val="none"/>
        </w:rPr>
        <w:t xml:space="preserve">arties. If the </w:t>
      </w:r>
      <w:r w:rsidR="00507D8B" w:rsidRPr="00880F81">
        <w:rPr>
          <w:rFonts w:ascii="Times New Roman" w:eastAsia="Times New Roman" w:hAnsi="Times New Roman" w:cs="Times New Roman"/>
          <w:kern w:val="0"/>
          <w14:ligatures w14:val="none"/>
        </w:rPr>
        <w:t>P</w:t>
      </w:r>
      <w:r w:rsidRPr="00880F81">
        <w:rPr>
          <w:rFonts w:ascii="Times New Roman" w:eastAsia="Times New Roman" w:hAnsi="Times New Roman" w:cs="Times New Roman"/>
          <w:kern w:val="0"/>
          <w14:ligatures w14:val="none"/>
        </w:rPr>
        <w:t xml:space="preserve">arties cannot agree on the appointment of the arbitrator within </w:t>
      </w:r>
      <w:r w:rsidR="009F5342" w:rsidRPr="00880F81">
        <w:rPr>
          <w:rFonts w:ascii="Times New Roman" w:eastAsia="Times New Roman" w:hAnsi="Times New Roman" w:cs="Times New Roman"/>
          <w:kern w:val="0"/>
          <w14:ligatures w14:val="none"/>
        </w:rPr>
        <w:t xml:space="preserve">15 </w:t>
      </w:r>
      <w:r w:rsidR="00497930">
        <w:rPr>
          <w:rFonts w:ascii="Times New Roman" w:eastAsia="Times New Roman" w:hAnsi="Times New Roman" w:cs="Times New Roman"/>
          <w:kern w:val="0"/>
          <w14:ligatures w14:val="none"/>
        </w:rPr>
        <w:t>days</w:t>
      </w:r>
      <w:r w:rsidR="009F5342" w:rsidRPr="00880F81">
        <w:rPr>
          <w:rFonts w:ascii="Times New Roman" w:eastAsia="Times New Roman" w:hAnsi="Times New Roman" w:cs="Times New Roman"/>
          <w:kern w:val="0"/>
          <w14:ligatures w14:val="none"/>
        </w:rPr>
        <w:t xml:space="preserve"> </w:t>
      </w:r>
      <w:r w:rsidRPr="00880F81">
        <w:rPr>
          <w:rFonts w:ascii="Times New Roman" w:eastAsia="Times New Roman" w:hAnsi="Times New Roman" w:cs="Times New Roman"/>
          <w:kern w:val="0"/>
          <w14:ligatures w14:val="none"/>
        </w:rPr>
        <w:t xml:space="preserve">from the date of referral to arbitration, the arbitrator shall be appointed by the President of </w:t>
      </w:r>
      <w:r w:rsidR="009F5342" w:rsidRPr="00880F81">
        <w:rPr>
          <w:rFonts w:ascii="Times New Roman" w:eastAsia="Times New Roman" w:hAnsi="Times New Roman" w:cs="Times New Roman"/>
          <w:kern w:val="0"/>
          <w14:ligatures w14:val="none"/>
        </w:rPr>
        <w:t>the SIAC</w:t>
      </w:r>
      <w:r w:rsidRPr="00880F81">
        <w:rPr>
          <w:rFonts w:ascii="Times New Roman" w:eastAsia="Times New Roman" w:hAnsi="Times New Roman" w:cs="Times New Roman"/>
          <w:kern w:val="0"/>
          <w14:ligatures w14:val="none"/>
        </w:rPr>
        <w:t>.</w:t>
      </w:r>
    </w:p>
    <w:p w14:paraId="02ACFBD4" w14:textId="77777777" w:rsidR="00880F81" w:rsidRDefault="00CB46B3" w:rsidP="0049100D">
      <w:pPr>
        <w:pStyle w:val="ListParagraph"/>
        <w:numPr>
          <w:ilvl w:val="2"/>
          <w:numId w:val="21"/>
        </w:numPr>
        <w:ind w:left="1701" w:hanging="850"/>
        <w:rPr>
          <w:rFonts w:ascii="Times New Roman" w:eastAsia="Times New Roman" w:hAnsi="Times New Roman" w:cs="Times New Roman"/>
          <w:kern w:val="0"/>
          <w14:ligatures w14:val="none"/>
        </w:rPr>
      </w:pPr>
      <w:r w:rsidRPr="00880F81">
        <w:rPr>
          <w:rFonts w:ascii="Times New Roman" w:eastAsia="Times New Roman" w:hAnsi="Times New Roman" w:cs="Times New Roman"/>
          <w:kern w:val="0"/>
          <w14:ligatures w14:val="none"/>
        </w:rPr>
        <w:t>The language of the arbitration shall be English.</w:t>
      </w:r>
    </w:p>
    <w:p w14:paraId="638A57D7" w14:textId="77777777" w:rsidR="00880F81" w:rsidRDefault="00CB46B3" w:rsidP="0049100D">
      <w:pPr>
        <w:pStyle w:val="ListParagraph"/>
        <w:numPr>
          <w:ilvl w:val="2"/>
          <w:numId w:val="21"/>
        </w:numPr>
        <w:ind w:left="1701" w:hanging="850"/>
        <w:rPr>
          <w:rFonts w:ascii="Times New Roman" w:eastAsia="Times New Roman" w:hAnsi="Times New Roman" w:cs="Times New Roman"/>
          <w:kern w:val="0"/>
          <w14:ligatures w14:val="none"/>
        </w:rPr>
      </w:pPr>
      <w:r w:rsidRPr="00880F81">
        <w:rPr>
          <w:rFonts w:ascii="Times New Roman" w:eastAsia="Times New Roman" w:hAnsi="Times New Roman" w:cs="Times New Roman"/>
          <w:kern w:val="0"/>
          <w14:ligatures w14:val="none"/>
        </w:rPr>
        <w:t>The place of arbitration shall be Singapore.</w:t>
      </w:r>
    </w:p>
    <w:p w14:paraId="6304906A" w14:textId="77777777" w:rsidR="00880F81" w:rsidRDefault="00CB46B3" w:rsidP="0049100D">
      <w:pPr>
        <w:pStyle w:val="ListParagraph"/>
        <w:numPr>
          <w:ilvl w:val="2"/>
          <w:numId w:val="21"/>
        </w:numPr>
        <w:ind w:left="1701" w:hanging="850"/>
        <w:rPr>
          <w:rFonts w:ascii="Times New Roman" w:eastAsia="Times New Roman" w:hAnsi="Times New Roman" w:cs="Times New Roman"/>
          <w:kern w:val="0"/>
          <w14:ligatures w14:val="none"/>
        </w:rPr>
      </w:pPr>
      <w:r w:rsidRPr="00880F81">
        <w:rPr>
          <w:rFonts w:ascii="Times New Roman" w:eastAsia="Times New Roman" w:hAnsi="Times New Roman" w:cs="Times New Roman"/>
          <w:kern w:val="0"/>
          <w14:ligatures w14:val="none"/>
        </w:rPr>
        <w:t xml:space="preserve">The decision of the arbitrator shall be final and binding upon the </w:t>
      </w:r>
      <w:r w:rsidR="009F5342" w:rsidRPr="00880F81">
        <w:rPr>
          <w:rFonts w:ascii="Times New Roman" w:eastAsia="Times New Roman" w:hAnsi="Times New Roman" w:cs="Times New Roman"/>
          <w:kern w:val="0"/>
          <w14:ligatures w14:val="none"/>
        </w:rPr>
        <w:t>P</w:t>
      </w:r>
      <w:r w:rsidRPr="00880F81">
        <w:rPr>
          <w:rFonts w:ascii="Times New Roman" w:eastAsia="Times New Roman" w:hAnsi="Times New Roman" w:cs="Times New Roman"/>
          <w:kern w:val="0"/>
          <w14:ligatures w14:val="none"/>
        </w:rPr>
        <w:t>arties, and judgment upon the award may be entered in any court having jurisdiction thereof.</w:t>
      </w:r>
    </w:p>
    <w:p w14:paraId="59864FD7" w14:textId="77777777" w:rsidR="00880F81" w:rsidRDefault="00CB46B3" w:rsidP="0049100D">
      <w:pPr>
        <w:pStyle w:val="ListParagraph"/>
        <w:numPr>
          <w:ilvl w:val="2"/>
          <w:numId w:val="21"/>
        </w:numPr>
        <w:ind w:left="1701" w:hanging="850"/>
        <w:rPr>
          <w:rFonts w:ascii="Times New Roman" w:eastAsia="Times New Roman" w:hAnsi="Times New Roman" w:cs="Times New Roman"/>
          <w:kern w:val="0"/>
          <w14:ligatures w14:val="none"/>
        </w:rPr>
      </w:pPr>
      <w:r w:rsidRPr="00880F81">
        <w:rPr>
          <w:rFonts w:ascii="Times New Roman" w:eastAsia="Times New Roman" w:hAnsi="Times New Roman" w:cs="Times New Roman"/>
          <w:kern w:val="0"/>
          <w14:ligatures w14:val="none"/>
        </w:rPr>
        <w:t>The arbitration proceedings, including the existence of any dispute, the exchange of information, and the outcome of the arbitration, shall be kept confidential, except as required by law or necessary to enforce the award.</w:t>
      </w:r>
    </w:p>
    <w:p w14:paraId="524AEB4F" w14:textId="524AD4CF" w:rsidR="00880F81" w:rsidRDefault="00CB46B3" w:rsidP="0049100D">
      <w:pPr>
        <w:pStyle w:val="ListParagraph"/>
        <w:numPr>
          <w:ilvl w:val="1"/>
          <w:numId w:val="21"/>
        </w:numPr>
        <w:ind w:left="851" w:hanging="851"/>
        <w:rPr>
          <w:rFonts w:ascii="Times New Roman" w:eastAsia="Times New Roman" w:hAnsi="Times New Roman" w:cs="Times New Roman"/>
          <w:kern w:val="0"/>
          <w14:ligatures w14:val="none"/>
        </w:rPr>
      </w:pPr>
      <w:r w:rsidRPr="00880F81">
        <w:rPr>
          <w:rFonts w:ascii="Times New Roman" w:eastAsia="Times New Roman" w:hAnsi="Times New Roman" w:cs="Times New Roman"/>
          <w:kern w:val="0"/>
          <w14:ligatures w14:val="none"/>
        </w:rPr>
        <w:t xml:space="preserve">Nothing in this </w:t>
      </w:r>
      <w:r w:rsidR="00411B5F" w:rsidRPr="00880F81">
        <w:rPr>
          <w:rFonts w:ascii="Times New Roman" w:eastAsia="Times New Roman" w:hAnsi="Times New Roman" w:cs="Times New Roman"/>
          <w:kern w:val="0"/>
          <w14:ligatures w14:val="none"/>
        </w:rPr>
        <w:t xml:space="preserve">Section </w:t>
      </w:r>
      <w:r w:rsidR="00D1717F">
        <w:rPr>
          <w:rFonts w:ascii="Times New Roman" w:eastAsia="Times New Roman" w:hAnsi="Times New Roman" w:cs="Times New Roman"/>
          <w:kern w:val="0"/>
          <w14:ligatures w14:val="none"/>
        </w:rPr>
        <w:fldChar w:fldCharType="begin"/>
      </w:r>
      <w:r w:rsidR="00D1717F">
        <w:rPr>
          <w:rFonts w:ascii="Times New Roman" w:eastAsia="Times New Roman" w:hAnsi="Times New Roman" w:cs="Times New Roman"/>
          <w:kern w:val="0"/>
          <w14:ligatures w14:val="none"/>
        </w:rPr>
        <w:instrText xml:space="preserve"> REF _Ref193180778 \r \h </w:instrText>
      </w:r>
      <w:r w:rsidR="00D1717F">
        <w:rPr>
          <w:rFonts w:ascii="Times New Roman" w:eastAsia="Times New Roman" w:hAnsi="Times New Roman" w:cs="Times New Roman"/>
          <w:kern w:val="0"/>
          <w14:ligatures w14:val="none"/>
        </w:rPr>
      </w:r>
      <w:r w:rsidR="00D1717F">
        <w:rPr>
          <w:rFonts w:ascii="Times New Roman" w:eastAsia="Times New Roman" w:hAnsi="Times New Roman" w:cs="Times New Roman"/>
          <w:kern w:val="0"/>
          <w14:ligatures w14:val="none"/>
        </w:rPr>
        <w:fldChar w:fldCharType="separate"/>
      </w:r>
      <w:r w:rsidR="00D1717F">
        <w:rPr>
          <w:rFonts w:ascii="Times New Roman" w:eastAsia="Times New Roman" w:hAnsi="Times New Roman" w:cs="Times New Roman"/>
          <w:kern w:val="0"/>
          <w14:ligatures w14:val="none"/>
        </w:rPr>
        <w:t>12</w:t>
      </w:r>
      <w:r w:rsidR="00D1717F">
        <w:rPr>
          <w:rFonts w:ascii="Times New Roman" w:eastAsia="Times New Roman" w:hAnsi="Times New Roman" w:cs="Times New Roman"/>
          <w:kern w:val="0"/>
          <w14:ligatures w14:val="none"/>
        </w:rPr>
        <w:fldChar w:fldCharType="end"/>
      </w:r>
      <w:r w:rsidRPr="00880F81">
        <w:rPr>
          <w:rFonts w:ascii="Times New Roman" w:eastAsia="Times New Roman" w:hAnsi="Times New Roman" w:cs="Times New Roman"/>
          <w:kern w:val="0"/>
          <w14:ligatures w14:val="none"/>
        </w:rPr>
        <w:t xml:space="preserve"> shall prevent either </w:t>
      </w:r>
      <w:r w:rsidR="0000371D" w:rsidRPr="00880F81">
        <w:rPr>
          <w:rFonts w:ascii="Times New Roman" w:eastAsia="Times New Roman" w:hAnsi="Times New Roman" w:cs="Times New Roman"/>
          <w:kern w:val="0"/>
          <w14:ligatures w14:val="none"/>
        </w:rPr>
        <w:t>P</w:t>
      </w:r>
      <w:r w:rsidRPr="00880F81">
        <w:rPr>
          <w:rFonts w:ascii="Times New Roman" w:eastAsia="Times New Roman" w:hAnsi="Times New Roman" w:cs="Times New Roman"/>
          <w:kern w:val="0"/>
          <w14:ligatures w14:val="none"/>
        </w:rPr>
        <w:t>arty from seeking interim or emergency relief from any court of competent jurisdiction in Singapore to protect its interests pending the resolution of the dispute through arbitration.</w:t>
      </w:r>
    </w:p>
    <w:p w14:paraId="2B805D06" w14:textId="77777777" w:rsidR="00880F81" w:rsidRPr="00880F81" w:rsidRDefault="003D696A" w:rsidP="0049100D">
      <w:pPr>
        <w:pStyle w:val="ListParagraph"/>
        <w:numPr>
          <w:ilvl w:val="0"/>
          <w:numId w:val="21"/>
        </w:numPr>
        <w:ind w:left="851" w:hanging="851"/>
        <w:rPr>
          <w:rFonts w:ascii="Times New Roman" w:eastAsia="Times New Roman" w:hAnsi="Times New Roman" w:cs="Times New Roman"/>
          <w:kern w:val="0"/>
          <w14:ligatures w14:val="none"/>
        </w:rPr>
      </w:pPr>
      <w:r w:rsidRPr="00880F81">
        <w:rPr>
          <w:rFonts w:ascii="Times New Roman" w:eastAsia="Times New Roman" w:hAnsi="Times New Roman" w:cs="Times New Roman"/>
          <w:b/>
          <w:bCs/>
          <w:kern w:val="0"/>
          <w14:ligatures w14:val="none"/>
        </w:rPr>
        <w:t>GENERAL PROVISIONS</w:t>
      </w:r>
    </w:p>
    <w:p w14:paraId="16255053" w14:textId="2F82E97F" w:rsidR="00880F81" w:rsidRDefault="003A7E4D" w:rsidP="0049100D">
      <w:pPr>
        <w:pStyle w:val="ListParagraph"/>
        <w:numPr>
          <w:ilvl w:val="1"/>
          <w:numId w:val="21"/>
        </w:numPr>
        <w:ind w:left="851" w:hanging="851"/>
        <w:rPr>
          <w:rFonts w:ascii="Times New Roman" w:eastAsia="Times New Roman" w:hAnsi="Times New Roman" w:cs="Times New Roman"/>
          <w:kern w:val="0"/>
          <w14:ligatures w14:val="none"/>
        </w:rPr>
      </w:pPr>
      <w:r w:rsidRPr="00880F81">
        <w:rPr>
          <w:rFonts w:ascii="Times New Roman" w:eastAsia="Times New Roman" w:hAnsi="Times New Roman" w:cs="Times New Roman"/>
          <w:b/>
          <w:bCs/>
          <w:kern w:val="0"/>
          <w14:ligatures w14:val="none"/>
        </w:rPr>
        <w:t>Stamp Duty</w:t>
      </w:r>
      <w:r w:rsidRPr="00880F81">
        <w:rPr>
          <w:rFonts w:ascii="Times New Roman" w:eastAsia="Times New Roman" w:hAnsi="Times New Roman" w:cs="Times New Roman"/>
          <w:kern w:val="0"/>
          <w14:ligatures w14:val="none"/>
        </w:rPr>
        <w:t xml:space="preserve">. The Buyer shall be responsible for the payment of all stamp duty arising from or in connection with the execution and delivery of this Agreement and any document evidencing the transfer of the </w:t>
      </w:r>
      <w:r w:rsidR="00EB61FF">
        <w:rPr>
          <w:rFonts w:ascii="Times New Roman" w:eastAsia="Times New Roman" w:hAnsi="Times New Roman" w:cs="Times New Roman"/>
          <w:kern w:val="0"/>
          <w14:ligatures w14:val="none"/>
        </w:rPr>
        <w:t xml:space="preserve">Sale </w:t>
      </w:r>
      <w:r w:rsidRPr="00880F81">
        <w:rPr>
          <w:rFonts w:ascii="Times New Roman" w:eastAsia="Times New Roman" w:hAnsi="Times New Roman" w:cs="Times New Roman"/>
          <w:kern w:val="0"/>
          <w14:ligatures w14:val="none"/>
        </w:rPr>
        <w:t>Shares.</w:t>
      </w:r>
    </w:p>
    <w:p w14:paraId="23E47493" w14:textId="352B5CF5" w:rsidR="00880F81" w:rsidRPr="00880F81" w:rsidRDefault="003D696A" w:rsidP="0049100D">
      <w:pPr>
        <w:pStyle w:val="ListParagraph"/>
        <w:numPr>
          <w:ilvl w:val="1"/>
          <w:numId w:val="21"/>
        </w:numPr>
        <w:ind w:left="851" w:hanging="851"/>
        <w:rPr>
          <w:rFonts w:ascii="Times New Roman" w:eastAsia="Times New Roman" w:hAnsi="Times New Roman" w:cs="Times New Roman"/>
          <w:kern w:val="0"/>
          <w14:ligatures w14:val="none"/>
        </w:rPr>
      </w:pPr>
      <w:r w:rsidRPr="00880F81">
        <w:rPr>
          <w:rFonts w:ascii="Times New Roman" w:eastAsia="Times New Roman" w:hAnsi="Times New Roman" w:cs="Times New Roman"/>
          <w:b/>
          <w:bCs/>
          <w:kern w:val="0"/>
          <w14:ligatures w14:val="none"/>
        </w:rPr>
        <w:t>Entire Agreement</w:t>
      </w:r>
      <w:r w:rsidR="00A24CE5" w:rsidRPr="00880F81">
        <w:rPr>
          <w:rFonts w:ascii="Times New Roman" w:hAnsi="Times New Roman" w:cs="Times New Roman" w:hint="eastAsia"/>
          <w:kern w:val="0"/>
          <w14:ligatures w14:val="none"/>
        </w:rPr>
        <w:t>.</w:t>
      </w:r>
      <w:r w:rsidRPr="00880F81">
        <w:rPr>
          <w:rFonts w:ascii="Times New Roman" w:eastAsia="Times New Roman" w:hAnsi="Times New Roman" w:cs="Times New Roman"/>
          <w:kern w:val="0"/>
          <w14:ligatures w14:val="none"/>
        </w:rPr>
        <w:t xml:space="preserve"> </w:t>
      </w:r>
      <w:bookmarkStart w:id="56" w:name="_Hlk189325033"/>
      <w:r w:rsidR="00E05883" w:rsidRPr="00880F81">
        <w:rPr>
          <w:rFonts w:ascii="Times New Roman" w:hAnsi="Times New Roman" w:cs="Times New Roman"/>
          <w:lang w:val="en-US"/>
        </w:rPr>
        <w:t xml:space="preserve">This Agreement constitutes the entire agreement between the </w:t>
      </w:r>
      <w:r w:rsidR="00BF282D">
        <w:rPr>
          <w:rFonts w:ascii="Times New Roman" w:hAnsi="Times New Roman" w:cs="Times New Roman"/>
          <w:lang w:val="en-US"/>
        </w:rPr>
        <w:t>P</w:t>
      </w:r>
      <w:r w:rsidR="00E05883" w:rsidRPr="00880F81">
        <w:rPr>
          <w:rFonts w:ascii="Times New Roman" w:hAnsi="Times New Roman" w:cs="Times New Roman"/>
          <w:lang w:val="en-US"/>
        </w:rPr>
        <w:t xml:space="preserve">arties with respect to its subject matter and supersedes all prior and contemporaneous </w:t>
      </w:r>
      <w:proofErr w:type="spellStart"/>
      <w:r w:rsidR="00E05883" w:rsidRPr="00880F81">
        <w:rPr>
          <w:rFonts w:ascii="Times New Roman" w:hAnsi="Times New Roman" w:cs="Times New Roman"/>
          <w:lang w:val="en-US"/>
        </w:rPr>
        <w:t>agreemen</w:t>
      </w:r>
      <w:proofErr w:type="spellEnd"/>
      <w:r w:rsidR="001A521A">
        <w:rPr>
          <w:rFonts w:ascii="Times New Roman" w:hAnsi="Times New Roman" w:cs="Times New Roman" w:hint="eastAsia"/>
          <w:lang w:val="en-US"/>
        </w:rPr>
        <w:t xml:space="preserve"> </w:t>
      </w:r>
      <w:proofErr w:type="spellStart"/>
      <w:r w:rsidR="00E05883" w:rsidRPr="00880F81">
        <w:rPr>
          <w:rFonts w:ascii="Times New Roman" w:hAnsi="Times New Roman" w:cs="Times New Roman"/>
          <w:lang w:val="en-US"/>
        </w:rPr>
        <w:t>ts</w:t>
      </w:r>
      <w:proofErr w:type="spellEnd"/>
      <w:r w:rsidR="00E05883" w:rsidRPr="00880F81">
        <w:rPr>
          <w:rFonts w:ascii="Times New Roman" w:hAnsi="Times New Roman" w:cs="Times New Roman"/>
          <w:lang w:val="en-US"/>
        </w:rPr>
        <w:t>, understandings, negotiations, and communications, whether written or oral.</w:t>
      </w:r>
      <w:bookmarkEnd w:id="56"/>
    </w:p>
    <w:p w14:paraId="2959A72F" w14:textId="7DA8E3B0" w:rsidR="00880F81" w:rsidRPr="00880F81" w:rsidRDefault="003D696A" w:rsidP="0049100D">
      <w:pPr>
        <w:pStyle w:val="ListParagraph"/>
        <w:numPr>
          <w:ilvl w:val="1"/>
          <w:numId w:val="21"/>
        </w:numPr>
        <w:ind w:left="851" w:hanging="851"/>
        <w:rPr>
          <w:rFonts w:ascii="Times New Roman" w:eastAsia="Times New Roman" w:hAnsi="Times New Roman" w:cs="Times New Roman"/>
          <w:kern w:val="0"/>
          <w14:ligatures w14:val="none"/>
        </w:rPr>
      </w:pPr>
      <w:r w:rsidRPr="00880F81">
        <w:rPr>
          <w:rFonts w:ascii="Times New Roman" w:eastAsia="Times New Roman" w:hAnsi="Times New Roman" w:cs="Times New Roman"/>
          <w:b/>
          <w:bCs/>
          <w:kern w:val="0"/>
          <w14:ligatures w14:val="none"/>
        </w:rPr>
        <w:t>Amendments</w:t>
      </w:r>
      <w:r w:rsidR="00A24CE5" w:rsidRPr="00880F81">
        <w:rPr>
          <w:rFonts w:ascii="Times New Roman" w:hAnsi="Times New Roman" w:cs="Times New Roman" w:hint="eastAsia"/>
          <w:kern w:val="0"/>
          <w14:ligatures w14:val="none"/>
        </w:rPr>
        <w:t>.</w:t>
      </w:r>
      <w:r w:rsidRPr="00880F81">
        <w:rPr>
          <w:rFonts w:ascii="Times New Roman" w:eastAsia="Times New Roman" w:hAnsi="Times New Roman" w:cs="Times New Roman"/>
          <w:kern w:val="0"/>
          <w14:ligatures w14:val="none"/>
        </w:rPr>
        <w:t xml:space="preserve"> </w:t>
      </w:r>
      <w:r w:rsidR="00715129" w:rsidRPr="00880F81">
        <w:rPr>
          <w:rFonts w:ascii="Times New Roman" w:hAnsi="Times New Roman" w:cs="Times New Roman"/>
          <w:lang w:val="en-US"/>
        </w:rPr>
        <w:t xml:space="preserve">No amendment, modification, or waiver of any provision of this Agreement shall be effective unless in writing and signed by both </w:t>
      </w:r>
      <w:r w:rsidR="00BF282D">
        <w:rPr>
          <w:rFonts w:ascii="Times New Roman" w:hAnsi="Times New Roman" w:cs="Times New Roman"/>
          <w:lang w:val="en-US"/>
        </w:rPr>
        <w:t>P</w:t>
      </w:r>
      <w:r w:rsidR="00715129" w:rsidRPr="00880F81">
        <w:rPr>
          <w:rFonts w:ascii="Times New Roman" w:hAnsi="Times New Roman" w:cs="Times New Roman"/>
          <w:lang w:val="en-US"/>
        </w:rPr>
        <w:t>arties</w:t>
      </w:r>
      <w:r w:rsidR="00880F81">
        <w:rPr>
          <w:rFonts w:ascii="Times New Roman" w:eastAsia="Times New Roman" w:hAnsi="Times New Roman" w:cs="Times New Roman"/>
          <w:kern w:val="0"/>
          <w:lang w:val="en-US"/>
          <w14:ligatures w14:val="none"/>
        </w:rPr>
        <w:t>.</w:t>
      </w:r>
    </w:p>
    <w:p w14:paraId="4F9CB733" w14:textId="1C146328" w:rsidR="0049100D" w:rsidRPr="0049100D" w:rsidRDefault="0049100D" w:rsidP="0049100D">
      <w:pPr>
        <w:pStyle w:val="ListParagraph"/>
        <w:numPr>
          <w:ilvl w:val="1"/>
          <w:numId w:val="21"/>
        </w:numPr>
        <w:ind w:left="851" w:hanging="85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Assignment</w:t>
      </w:r>
      <w:r>
        <w:rPr>
          <w:rFonts w:ascii="Times New Roman" w:eastAsia="Times New Roman" w:hAnsi="Times New Roman" w:cs="Times New Roman"/>
          <w:kern w:val="0"/>
          <w14:ligatures w14:val="none"/>
        </w:rPr>
        <w:t xml:space="preserve">. </w:t>
      </w:r>
      <w:r w:rsidRPr="0049100D">
        <w:rPr>
          <w:rFonts w:ascii="Times New Roman" w:eastAsia="Times New Roman" w:hAnsi="Times New Roman" w:cs="Times New Roman"/>
          <w:kern w:val="0"/>
          <w14:ligatures w14:val="none"/>
        </w:rPr>
        <w:t>This Agreement is personal to the Parties and neither Party shall assign, transfer, mortgage, charge, subcontract, delegate, declare a trust over or deal in any other manner with any of its rights and obligations under this Agreement.</w:t>
      </w:r>
    </w:p>
    <w:p w14:paraId="3C3FB696" w14:textId="20354AC3" w:rsidR="00880F81" w:rsidRDefault="003A7E4D" w:rsidP="0049100D">
      <w:pPr>
        <w:pStyle w:val="ListParagraph"/>
        <w:numPr>
          <w:ilvl w:val="1"/>
          <w:numId w:val="21"/>
        </w:numPr>
        <w:ind w:left="851" w:hanging="851"/>
        <w:rPr>
          <w:rFonts w:ascii="Times New Roman" w:eastAsia="Times New Roman" w:hAnsi="Times New Roman" w:cs="Times New Roman"/>
          <w:kern w:val="0"/>
          <w14:ligatures w14:val="none"/>
        </w:rPr>
      </w:pPr>
      <w:r w:rsidRPr="00880F81">
        <w:rPr>
          <w:rFonts w:ascii="Times New Roman" w:eastAsia="Times New Roman" w:hAnsi="Times New Roman" w:cs="Times New Roman"/>
          <w:b/>
          <w:bCs/>
          <w:kern w:val="0"/>
          <w14:ligatures w14:val="none"/>
        </w:rPr>
        <w:t>Survival</w:t>
      </w:r>
      <w:r w:rsidRPr="00880F81">
        <w:rPr>
          <w:rFonts w:ascii="Times New Roman" w:eastAsia="Times New Roman" w:hAnsi="Times New Roman" w:cs="Times New Roman"/>
          <w:kern w:val="0"/>
          <w14:ligatures w14:val="none"/>
        </w:rPr>
        <w:t>.</w:t>
      </w:r>
      <w:r w:rsidR="000C7D25" w:rsidRPr="00880F81">
        <w:rPr>
          <w:rFonts w:ascii="Times New Roman" w:eastAsia="Times New Roman" w:hAnsi="Times New Roman" w:cs="Times New Roman"/>
          <w:kern w:val="0"/>
          <w14:ligatures w14:val="none"/>
        </w:rPr>
        <w:t xml:space="preserve"> Sections </w:t>
      </w:r>
      <w:r w:rsidR="00D1717F">
        <w:rPr>
          <w:rFonts w:ascii="Times New Roman" w:eastAsia="Times New Roman" w:hAnsi="Times New Roman" w:cs="Times New Roman"/>
          <w:kern w:val="0"/>
          <w14:ligatures w14:val="none"/>
        </w:rPr>
        <w:fldChar w:fldCharType="begin"/>
      </w:r>
      <w:r w:rsidR="00D1717F">
        <w:rPr>
          <w:rFonts w:ascii="Times New Roman" w:eastAsia="Times New Roman" w:hAnsi="Times New Roman" w:cs="Times New Roman"/>
          <w:kern w:val="0"/>
          <w14:ligatures w14:val="none"/>
        </w:rPr>
        <w:instrText xml:space="preserve"> REF _Ref193180797 \r \h </w:instrText>
      </w:r>
      <w:r w:rsidR="00D1717F">
        <w:rPr>
          <w:rFonts w:ascii="Times New Roman" w:eastAsia="Times New Roman" w:hAnsi="Times New Roman" w:cs="Times New Roman"/>
          <w:kern w:val="0"/>
          <w14:ligatures w14:val="none"/>
        </w:rPr>
      </w:r>
      <w:r w:rsidR="00D1717F">
        <w:rPr>
          <w:rFonts w:ascii="Times New Roman" w:eastAsia="Times New Roman" w:hAnsi="Times New Roman" w:cs="Times New Roman"/>
          <w:kern w:val="0"/>
          <w14:ligatures w14:val="none"/>
        </w:rPr>
        <w:fldChar w:fldCharType="separate"/>
      </w:r>
      <w:r w:rsidR="00D1717F">
        <w:rPr>
          <w:rFonts w:ascii="Times New Roman" w:eastAsia="Times New Roman" w:hAnsi="Times New Roman" w:cs="Times New Roman"/>
          <w:kern w:val="0"/>
          <w14:ligatures w14:val="none"/>
        </w:rPr>
        <w:t>5</w:t>
      </w:r>
      <w:r w:rsidR="00D1717F">
        <w:rPr>
          <w:rFonts w:ascii="Times New Roman" w:eastAsia="Times New Roman" w:hAnsi="Times New Roman" w:cs="Times New Roman"/>
          <w:kern w:val="0"/>
          <w14:ligatures w14:val="none"/>
        </w:rPr>
        <w:fldChar w:fldCharType="end"/>
      </w:r>
      <w:r w:rsidR="000C7D25" w:rsidRPr="00880F81">
        <w:rPr>
          <w:rFonts w:ascii="Times New Roman" w:eastAsia="Times New Roman" w:hAnsi="Times New Roman" w:cs="Times New Roman"/>
          <w:kern w:val="0"/>
          <w14:ligatures w14:val="none"/>
        </w:rPr>
        <w:t xml:space="preserve"> (</w:t>
      </w:r>
      <w:r w:rsidR="000C7D25" w:rsidRPr="00880F81">
        <w:rPr>
          <w:rFonts w:ascii="Times New Roman" w:eastAsia="Times New Roman" w:hAnsi="Times New Roman" w:cs="Times New Roman"/>
          <w:i/>
          <w:iCs/>
          <w:kern w:val="0"/>
          <w14:ligatures w14:val="none"/>
        </w:rPr>
        <w:t>Representations and Warranties</w:t>
      </w:r>
      <w:r w:rsidR="000C7D25" w:rsidRPr="00880F81">
        <w:rPr>
          <w:rFonts w:ascii="Times New Roman" w:eastAsia="Times New Roman" w:hAnsi="Times New Roman" w:cs="Times New Roman"/>
          <w:kern w:val="0"/>
          <w14:ligatures w14:val="none"/>
        </w:rPr>
        <w:t>),</w:t>
      </w:r>
      <w:r w:rsidR="002160B9" w:rsidRPr="00880F81">
        <w:rPr>
          <w:rFonts w:ascii="Times New Roman" w:eastAsia="Times New Roman" w:hAnsi="Times New Roman" w:cs="Times New Roman"/>
          <w:kern w:val="0"/>
          <w14:ligatures w14:val="none"/>
        </w:rPr>
        <w:t xml:space="preserve"> </w:t>
      </w:r>
      <w:r w:rsidR="00D1717F">
        <w:rPr>
          <w:rFonts w:ascii="Times New Roman" w:eastAsia="Times New Roman" w:hAnsi="Times New Roman" w:cs="Times New Roman"/>
          <w:kern w:val="0"/>
          <w14:ligatures w14:val="none"/>
        </w:rPr>
        <w:fldChar w:fldCharType="begin"/>
      </w:r>
      <w:r w:rsidR="00D1717F">
        <w:rPr>
          <w:rFonts w:ascii="Times New Roman" w:eastAsia="Times New Roman" w:hAnsi="Times New Roman" w:cs="Times New Roman"/>
          <w:kern w:val="0"/>
          <w14:ligatures w14:val="none"/>
        </w:rPr>
        <w:instrText xml:space="preserve"> REF _Ref193180809 \r \h </w:instrText>
      </w:r>
      <w:r w:rsidR="00D1717F">
        <w:rPr>
          <w:rFonts w:ascii="Times New Roman" w:eastAsia="Times New Roman" w:hAnsi="Times New Roman" w:cs="Times New Roman"/>
          <w:kern w:val="0"/>
          <w14:ligatures w14:val="none"/>
        </w:rPr>
      </w:r>
      <w:r w:rsidR="00D1717F">
        <w:rPr>
          <w:rFonts w:ascii="Times New Roman" w:eastAsia="Times New Roman" w:hAnsi="Times New Roman" w:cs="Times New Roman"/>
          <w:kern w:val="0"/>
          <w14:ligatures w14:val="none"/>
        </w:rPr>
        <w:fldChar w:fldCharType="separate"/>
      </w:r>
      <w:r w:rsidR="00D1717F">
        <w:rPr>
          <w:rFonts w:ascii="Times New Roman" w:eastAsia="Times New Roman" w:hAnsi="Times New Roman" w:cs="Times New Roman"/>
          <w:kern w:val="0"/>
          <w14:ligatures w14:val="none"/>
        </w:rPr>
        <w:t>7</w:t>
      </w:r>
      <w:r w:rsidR="00D1717F">
        <w:rPr>
          <w:rFonts w:ascii="Times New Roman" w:eastAsia="Times New Roman" w:hAnsi="Times New Roman" w:cs="Times New Roman"/>
          <w:kern w:val="0"/>
          <w14:ligatures w14:val="none"/>
        </w:rPr>
        <w:fldChar w:fldCharType="end"/>
      </w:r>
      <w:r w:rsidR="00BF282D">
        <w:rPr>
          <w:rFonts w:ascii="Times New Roman" w:eastAsia="Times New Roman" w:hAnsi="Times New Roman" w:cs="Times New Roman"/>
          <w:kern w:val="0"/>
          <w14:ligatures w14:val="none"/>
        </w:rPr>
        <w:t xml:space="preserve"> </w:t>
      </w:r>
      <w:r w:rsidR="002160B9" w:rsidRPr="00880F81">
        <w:rPr>
          <w:rFonts w:ascii="Times New Roman" w:eastAsia="Times New Roman" w:hAnsi="Times New Roman" w:cs="Times New Roman"/>
          <w:kern w:val="0"/>
          <w14:ligatures w14:val="none"/>
        </w:rPr>
        <w:t>(</w:t>
      </w:r>
      <w:r w:rsidR="002160B9" w:rsidRPr="00880F81">
        <w:rPr>
          <w:rFonts w:ascii="Times New Roman" w:eastAsia="Times New Roman" w:hAnsi="Times New Roman" w:cs="Times New Roman"/>
          <w:i/>
          <w:iCs/>
          <w:kern w:val="0"/>
          <w14:ligatures w14:val="none"/>
        </w:rPr>
        <w:t>Post-completion Obligations</w:t>
      </w:r>
      <w:r w:rsidR="002160B9" w:rsidRPr="00880F81">
        <w:rPr>
          <w:rFonts w:ascii="Times New Roman" w:eastAsia="Times New Roman" w:hAnsi="Times New Roman" w:cs="Times New Roman"/>
          <w:kern w:val="0"/>
          <w14:ligatures w14:val="none"/>
        </w:rPr>
        <w:t xml:space="preserve">), </w:t>
      </w:r>
      <w:r w:rsidR="00D1717F">
        <w:rPr>
          <w:rFonts w:ascii="Times New Roman" w:eastAsia="Times New Roman" w:hAnsi="Times New Roman" w:cs="Times New Roman"/>
          <w:kern w:val="0"/>
          <w14:ligatures w14:val="none"/>
        </w:rPr>
        <w:fldChar w:fldCharType="begin"/>
      </w:r>
      <w:r w:rsidR="00D1717F">
        <w:rPr>
          <w:rFonts w:ascii="Times New Roman" w:eastAsia="Times New Roman" w:hAnsi="Times New Roman" w:cs="Times New Roman"/>
          <w:kern w:val="0"/>
          <w14:ligatures w14:val="none"/>
        </w:rPr>
        <w:instrText xml:space="preserve"> REF _Ref193180819 \r \h </w:instrText>
      </w:r>
      <w:r w:rsidR="00D1717F">
        <w:rPr>
          <w:rFonts w:ascii="Times New Roman" w:eastAsia="Times New Roman" w:hAnsi="Times New Roman" w:cs="Times New Roman"/>
          <w:kern w:val="0"/>
          <w14:ligatures w14:val="none"/>
        </w:rPr>
      </w:r>
      <w:r w:rsidR="00D1717F">
        <w:rPr>
          <w:rFonts w:ascii="Times New Roman" w:eastAsia="Times New Roman" w:hAnsi="Times New Roman" w:cs="Times New Roman"/>
          <w:kern w:val="0"/>
          <w14:ligatures w14:val="none"/>
        </w:rPr>
        <w:fldChar w:fldCharType="separate"/>
      </w:r>
      <w:r w:rsidR="00D1717F">
        <w:rPr>
          <w:rFonts w:ascii="Times New Roman" w:eastAsia="Times New Roman" w:hAnsi="Times New Roman" w:cs="Times New Roman"/>
          <w:kern w:val="0"/>
          <w14:ligatures w14:val="none"/>
        </w:rPr>
        <w:t>8</w:t>
      </w:r>
      <w:r w:rsidR="00D1717F">
        <w:rPr>
          <w:rFonts w:ascii="Times New Roman" w:eastAsia="Times New Roman" w:hAnsi="Times New Roman" w:cs="Times New Roman"/>
          <w:kern w:val="0"/>
          <w14:ligatures w14:val="none"/>
        </w:rPr>
        <w:fldChar w:fldCharType="end"/>
      </w:r>
      <w:r w:rsidR="00BF282D">
        <w:rPr>
          <w:rFonts w:ascii="Times New Roman" w:eastAsia="Times New Roman" w:hAnsi="Times New Roman" w:cs="Times New Roman"/>
          <w:kern w:val="0"/>
          <w14:ligatures w14:val="none"/>
        </w:rPr>
        <w:t xml:space="preserve"> </w:t>
      </w:r>
      <w:r w:rsidR="000C7D25" w:rsidRPr="00880F81">
        <w:rPr>
          <w:rFonts w:ascii="Times New Roman" w:eastAsia="Times New Roman" w:hAnsi="Times New Roman" w:cs="Times New Roman"/>
          <w:kern w:val="0"/>
          <w14:ligatures w14:val="none"/>
        </w:rPr>
        <w:t>(</w:t>
      </w:r>
      <w:r w:rsidR="000C7D25" w:rsidRPr="00880F81">
        <w:rPr>
          <w:rFonts w:ascii="Times New Roman" w:eastAsia="Times New Roman" w:hAnsi="Times New Roman" w:cs="Times New Roman"/>
          <w:i/>
          <w:iCs/>
          <w:kern w:val="0"/>
          <w14:ligatures w14:val="none"/>
        </w:rPr>
        <w:t>Confidentiality</w:t>
      </w:r>
      <w:r w:rsidR="000C7D25" w:rsidRPr="00880F81">
        <w:rPr>
          <w:rFonts w:ascii="Times New Roman" w:eastAsia="Times New Roman" w:hAnsi="Times New Roman" w:cs="Times New Roman"/>
          <w:kern w:val="0"/>
          <w14:ligatures w14:val="none"/>
        </w:rPr>
        <w:t xml:space="preserve">), </w:t>
      </w:r>
      <w:r w:rsidR="00D1717F">
        <w:rPr>
          <w:rFonts w:ascii="Times New Roman" w:eastAsia="Times New Roman" w:hAnsi="Times New Roman" w:cs="Times New Roman"/>
          <w:kern w:val="0"/>
          <w14:ligatures w14:val="none"/>
        </w:rPr>
        <w:fldChar w:fldCharType="begin"/>
      </w:r>
      <w:r w:rsidR="00D1717F">
        <w:rPr>
          <w:rFonts w:ascii="Times New Roman" w:eastAsia="Times New Roman" w:hAnsi="Times New Roman" w:cs="Times New Roman"/>
          <w:kern w:val="0"/>
          <w14:ligatures w14:val="none"/>
        </w:rPr>
        <w:instrText xml:space="preserve"> REF _Ref193180686 \r \h </w:instrText>
      </w:r>
      <w:r w:rsidR="00D1717F">
        <w:rPr>
          <w:rFonts w:ascii="Times New Roman" w:eastAsia="Times New Roman" w:hAnsi="Times New Roman" w:cs="Times New Roman"/>
          <w:kern w:val="0"/>
          <w14:ligatures w14:val="none"/>
        </w:rPr>
      </w:r>
      <w:r w:rsidR="00D1717F">
        <w:rPr>
          <w:rFonts w:ascii="Times New Roman" w:eastAsia="Times New Roman" w:hAnsi="Times New Roman" w:cs="Times New Roman"/>
          <w:kern w:val="0"/>
          <w14:ligatures w14:val="none"/>
        </w:rPr>
        <w:fldChar w:fldCharType="separate"/>
      </w:r>
      <w:r w:rsidR="00D1717F">
        <w:rPr>
          <w:rFonts w:ascii="Times New Roman" w:eastAsia="Times New Roman" w:hAnsi="Times New Roman" w:cs="Times New Roman"/>
          <w:kern w:val="0"/>
          <w14:ligatures w14:val="none"/>
        </w:rPr>
        <w:t>9</w:t>
      </w:r>
      <w:r w:rsidR="00D1717F">
        <w:rPr>
          <w:rFonts w:ascii="Times New Roman" w:eastAsia="Times New Roman" w:hAnsi="Times New Roman" w:cs="Times New Roman"/>
          <w:kern w:val="0"/>
          <w14:ligatures w14:val="none"/>
        </w:rPr>
        <w:fldChar w:fldCharType="end"/>
      </w:r>
      <w:r w:rsidR="00BF282D">
        <w:rPr>
          <w:rFonts w:ascii="Times New Roman" w:eastAsia="Times New Roman" w:hAnsi="Times New Roman" w:cs="Times New Roman"/>
          <w:kern w:val="0"/>
          <w14:ligatures w14:val="none"/>
        </w:rPr>
        <w:t xml:space="preserve"> </w:t>
      </w:r>
      <w:r w:rsidR="000C7D25" w:rsidRPr="00880F81">
        <w:rPr>
          <w:rFonts w:ascii="Times New Roman" w:eastAsia="Times New Roman" w:hAnsi="Times New Roman" w:cs="Times New Roman"/>
          <w:kern w:val="0"/>
          <w14:ligatures w14:val="none"/>
        </w:rPr>
        <w:t>(</w:t>
      </w:r>
      <w:r w:rsidR="000C7D25" w:rsidRPr="00880F81">
        <w:rPr>
          <w:rFonts w:ascii="Times New Roman" w:eastAsia="Times New Roman" w:hAnsi="Times New Roman" w:cs="Times New Roman"/>
          <w:i/>
          <w:iCs/>
          <w:kern w:val="0"/>
          <w14:ligatures w14:val="none"/>
        </w:rPr>
        <w:t>Indemnification and Limitation of Liability</w:t>
      </w:r>
      <w:r w:rsidR="000C7D25" w:rsidRPr="00880F81">
        <w:rPr>
          <w:rFonts w:ascii="Times New Roman" w:eastAsia="Times New Roman" w:hAnsi="Times New Roman" w:cs="Times New Roman"/>
          <w:kern w:val="0"/>
          <w14:ligatures w14:val="none"/>
        </w:rPr>
        <w:t xml:space="preserve">) and </w:t>
      </w:r>
      <w:r w:rsidR="00D1717F">
        <w:rPr>
          <w:rFonts w:ascii="Times New Roman" w:eastAsia="Times New Roman" w:hAnsi="Times New Roman" w:cs="Times New Roman"/>
          <w:kern w:val="0"/>
          <w14:ligatures w14:val="none"/>
        </w:rPr>
        <w:fldChar w:fldCharType="begin"/>
      </w:r>
      <w:r w:rsidR="00D1717F">
        <w:rPr>
          <w:rFonts w:ascii="Times New Roman" w:eastAsia="Times New Roman" w:hAnsi="Times New Roman" w:cs="Times New Roman"/>
          <w:kern w:val="0"/>
          <w14:ligatures w14:val="none"/>
        </w:rPr>
        <w:instrText xml:space="preserve"> REF _Ref193180778 \r \h </w:instrText>
      </w:r>
      <w:r w:rsidR="00D1717F">
        <w:rPr>
          <w:rFonts w:ascii="Times New Roman" w:eastAsia="Times New Roman" w:hAnsi="Times New Roman" w:cs="Times New Roman"/>
          <w:kern w:val="0"/>
          <w14:ligatures w14:val="none"/>
        </w:rPr>
      </w:r>
      <w:r w:rsidR="00D1717F">
        <w:rPr>
          <w:rFonts w:ascii="Times New Roman" w:eastAsia="Times New Roman" w:hAnsi="Times New Roman" w:cs="Times New Roman"/>
          <w:kern w:val="0"/>
          <w14:ligatures w14:val="none"/>
        </w:rPr>
        <w:fldChar w:fldCharType="separate"/>
      </w:r>
      <w:r w:rsidR="00D1717F">
        <w:rPr>
          <w:rFonts w:ascii="Times New Roman" w:eastAsia="Times New Roman" w:hAnsi="Times New Roman" w:cs="Times New Roman"/>
          <w:kern w:val="0"/>
          <w14:ligatures w14:val="none"/>
        </w:rPr>
        <w:t>12</w:t>
      </w:r>
      <w:r w:rsidR="00D1717F">
        <w:rPr>
          <w:rFonts w:ascii="Times New Roman" w:eastAsia="Times New Roman" w:hAnsi="Times New Roman" w:cs="Times New Roman"/>
          <w:kern w:val="0"/>
          <w14:ligatures w14:val="none"/>
        </w:rPr>
        <w:fldChar w:fldCharType="end"/>
      </w:r>
      <w:r w:rsidR="000C7D25" w:rsidRPr="00880F81">
        <w:rPr>
          <w:rFonts w:ascii="Times New Roman" w:eastAsia="Times New Roman" w:hAnsi="Times New Roman" w:cs="Times New Roman"/>
          <w:kern w:val="0"/>
          <w14:ligatures w14:val="none"/>
        </w:rPr>
        <w:t xml:space="preserve"> (</w:t>
      </w:r>
      <w:r w:rsidR="000C7D25" w:rsidRPr="00880F81">
        <w:rPr>
          <w:rFonts w:ascii="Times New Roman" w:eastAsia="Times New Roman" w:hAnsi="Times New Roman" w:cs="Times New Roman"/>
          <w:i/>
          <w:iCs/>
          <w:kern w:val="0"/>
          <w14:ligatures w14:val="none"/>
        </w:rPr>
        <w:t>Dispute Resolution</w:t>
      </w:r>
      <w:r w:rsidR="000C7D25" w:rsidRPr="00880F81">
        <w:rPr>
          <w:rFonts w:ascii="Times New Roman" w:eastAsia="Times New Roman" w:hAnsi="Times New Roman" w:cs="Times New Roman"/>
          <w:kern w:val="0"/>
          <w14:ligatures w14:val="none"/>
        </w:rPr>
        <w:t>) shall survive the termination or expiration of this Agreement.</w:t>
      </w:r>
    </w:p>
    <w:p w14:paraId="23022762" w14:textId="77777777" w:rsidR="00880F81" w:rsidRPr="00880F81" w:rsidRDefault="00751570" w:rsidP="0049100D">
      <w:pPr>
        <w:pStyle w:val="ListParagraph"/>
        <w:numPr>
          <w:ilvl w:val="1"/>
          <w:numId w:val="21"/>
        </w:numPr>
        <w:ind w:left="851" w:hanging="851"/>
        <w:rPr>
          <w:rFonts w:ascii="Times New Roman" w:eastAsia="Times New Roman" w:hAnsi="Times New Roman" w:cs="Times New Roman"/>
          <w:kern w:val="0"/>
          <w14:ligatures w14:val="none"/>
        </w:rPr>
      </w:pPr>
      <w:r w:rsidRPr="00880F81">
        <w:rPr>
          <w:rFonts w:ascii="Times New Roman" w:eastAsia="Times New Roman" w:hAnsi="Times New Roman" w:cs="Times New Roman"/>
          <w:b/>
          <w:bCs/>
          <w:kern w:val="0"/>
          <w14:ligatures w14:val="none"/>
        </w:rPr>
        <w:t>Severability</w:t>
      </w:r>
      <w:r w:rsidRPr="00880F81">
        <w:rPr>
          <w:rFonts w:ascii="Times New Roman" w:eastAsia="Times New Roman" w:hAnsi="Times New Roman" w:cs="Times New Roman"/>
          <w:kern w:val="0"/>
          <w14:ligatures w14:val="none"/>
        </w:rPr>
        <w:t xml:space="preserve">. </w:t>
      </w:r>
      <w:r w:rsidRPr="00880F81">
        <w:rPr>
          <w:rFonts w:ascii="Times New Roman" w:hAnsi="Times New Roman" w:cs="Times New Roman"/>
        </w:rPr>
        <w:t>If any provision of this Agreement is found to be invalid, illegal, or unenforceable under applicable law, such provision shall be severed from this Agreement, and the remaining provisions shall continue in full force and effect.</w:t>
      </w:r>
    </w:p>
    <w:p w14:paraId="2830B0E4" w14:textId="23C84F9D" w:rsidR="00C73E1A" w:rsidRPr="00C73E1A" w:rsidRDefault="00C73E1A" w:rsidP="0049100D">
      <w:pPr>
        <w:pStyle w:val="ListParagraph"/>
        <w:numPr>
          <w:ilvl w:val="1"/>
          <w:numId w:val="21"/>
        </w:numPr>
        <w:ind w:left="851" w:hanging="851"/>
        <w:rPr>
          <w:rFonts w:ascii="Times New Roman" w:eastAsia="Times New Roman" w:hAnsi="Times New Roman" w:cs="Times New Roman"/>
          <w:kern w:val="0"/>
          <w14:ligatures w14:val="none"/>
        </w:rPr>
      </w:pPr>
      <w:r w:rsidRPr="005F6D88">
        <w:rPr>
          <w:rFonts w:ascii="Times New Roman" w:hAnsi="Times New Roman" w:cs="Times New Roman"/>
          <w:b/>
          <w:bCs/>
        </w:rPr>
        <w:t>Notices</w:t>
      </w:r>
      <w:r>
        <w:rPr>
          <w:rFonts w:ascii="Times New Roman" w:hAnsi="Times New Roman" w:cs="Times New Roman" w:hint="eastAsia"/>
        </w:rPr>
        <w:t>.</w:t>
      </w:r>
      <w:r w:rsidRPr="005F6D88">
        <w:rPr>
          <w:rFonts w:ascii="Times New Roman" w:hAnsi="Times New Roman" w:cs="Times New Roman"/>
        </w:rPr>
        <w:t xml:space="preserve"> All notices under this Agreement shall be in writing and shall be delivered by hand, registered mail, or email.</w:t>
      </w:r>
    </w:p>
    <w:p w14:paraId="02C2A7E4" w14:textId="13EE323C" w:rsidR="00880F81" w:rsidRPr="00880F81" w:rsidRDefault="00B2449D" w:rsidP="0049100D">
      <w:pPr>
        <w:pStyle w:val="ListParagraph"/>
        <w:numPr>
          <w:ilvl w:val="1"/>
          <w:numId w:val="21"/>
        </w:numPr>
        <w:ind w:left="851" w:hanging="851"/>
        <w:rPr>
          <w:rFonts w:ascii="Times New Roman" w:eastAsia="Times New Roman" w:hAnsi="Times New Roman" w:cs="Times New Roman"/>
          <w:kern w:val="0"/>
          <w14:ligatures w14:val="none"/>
        </w:rPr>
      </w:pPr>
      <w:r w:rsidRPr="00880F81">
        <w:rPr>
          <w:rFonts w:ascii="Times New Roman" w:eastAsia="Times New Roman" w:hAnsi="Times New Roman" w:cs="Times New Roman"/>
          <w:b/>
          <w:bCs/>
          <w:kern w:val="0"/>
          <w14:ligatures w14:val="none"/>
        </w:rPr>
        <w:lastRenderedPageBreak/>
        <w:t>Language</w:t>
      </w:r>
      <w:r w:rsidRPr="00880F81">
        <w:rPr>
          <w:rFonts w:ascii="Times New Roman" w:eastAsia="Times New Roman" w:hAnsi="Times New Roman" w:cs="Times New Roman"/>
          <w:kern w:val="0"/>
          <w14:ligatures w14:val="none"/>
        </w:rPr>
        <w:t xml:space="preserve">. </w:t>
      </w:r>
      <w:r w:rsidRPr="00880F81">
        <w:rPr>
          <w:rFonts w:ascii="Times New Roman" w:hAnsi="Times New Roman" w:cs="Times New Roman"/>
        </w:rPr>
        <w:t>This Agreement is made and executed in the English language. In the event of any translation of this Agreement into another language, the English version shall prevail and be binding on the Parties</w:t>
      </w:r>
      <w:r w:rsidR="00880F81">
        <w:rPr>
          <w:rFonts w:ascii="Times New Roman" w:hAnsi="Times New Roman" w:cs="Times New Roman"/>
        </w:rPr>
        <w:t>.</w:t>
      </w:r>
    </w:p>
    <w:p w14:paraId="7DCFF626" w14:textId="77777777" w:rsidR="0049100D" w:rsidRPr="0049100D" w:rsidRDefault="007E392C" w:rsidP="0049100D">
      <w:pPr>
        <w:pStyle w:val="ListParagraph"/>
        <w:numPr>
          <w:ilvl w:val="1"/>
          <w:numId w:val="21"/>
        </w:numPr>
        <w:ind w:left="851" w:hanging="851"/>
        <w:rPr>
          <w:rFonts w:ascii="Times New Roman" w:eastAsia="Times New Roman" w:hAnsi="Times New Roman" w:cs="Times New Roman"/>
          <w:kern w:val="0"/>
          <w14:ligatures w14:val="none"/>
        </w:rPr>
      </w:pPr>
      <w:r w:rsidRPr="00880F81">
        <w:rPr>
          <w:rFonts w:ascii="Times New Roman" w:eastAsia="Times New Roman" w:hAnsi="Times New Roman" w:cs="Times New Roman"/>
          <w:b/>
          <w:bCs/>
          <w:kern w:val="0"/>
          <w14:ligatures w14:val="none"/>
        </w:rPr>
        <w:t>Headings</w:t>
      </w:r>
      <w:r w:rsidRPr="00880F81">
        <w:rPr>
          <w:rFonts w:ascii="Times New Roman" w:eastAsia="Times New Roman" w:hAnsi="Times New Roman" w:cs="Times New Roman"/>
          <w:kern w:val="0"/>
          <w14:ligatures w14:val="none"/>
        </w:rPr>
        <w:t xml:space="preserve">. </w:t>
      </w:r>
      <w:r w:rsidRPr="00880F81">
        <w:rPr>
          <w:rFonts w:ascii="Times New Roman" w:hAnsi="Times New Roman" w:cs="Times New Roman"/>
        </w:rPr>
        <w:t>The headings in this Agreement are for convenience only and shall not affect the interpretation or construction of any provision of this Agreement.</w:t>
      </w:r>
    </w:p>
    <w:p w14:paraId="55FF3A4A" w14:textId="5607A19D" w:rsidR="003D696A" w:rsidRPr="0049100D" w:rsidRDefault="003D696A" w:rsidP="0049100D">
      <w:pPr>
        <w:pStyle w:val="ListParagraph"/>
        <w:numPr>
          <w:ilvl w:val="1"/>
          <w:numId w:val="21"/>
        </w:numPr>
        <w:ind w:left="851" w:hanging="851"/>
        <w:rPr>
          <w:rFonts w:ascii="Times New Roman" w:eastAsia="Times New Roman" w:hAnsi="Times New Roman" w:cs="Times New Roman"/>
          <w:kern w:val="0"/>
          <w14:ligatures w14:val="none"/>
        </w:rPr>
      </w:pPr>
      <w:r w:rsidRPr="0049100D">
        <w:rPr>
          <w:rFonts w:ascii="Times New Roman" w:eastAsia="Times New Roman" w:hAnsi="Times New Roman" w:cs="Times New Roman"/>
          <w:b/>
          <w:bCs/>
          <w:kern w:val="0"/>
          <w14:ligatures w14:val="none"/>
        </w:rPr>
        <w:t>Counterparts</w:t>
      </w:r>
      <w:r w:rsidR="00A24CE5" w:rsidRPr="0049100D">
        <w:rPr>
          <w:rFonts w:ascii="Times New Roman" w:hAnsi="Times New Roman" w:cs="Times New Roman" w:hint="eastAsia"/>
          <w:kern w:val="0"/>
          <w14:ligatures w14:val="none"/>
        </w:rPr>
        <w:t>.</w:t>
      </w:r>
      <w:r w:rsidRPr="0049100D">
        <w:rPr>
          <w:rFonts w:ascii="Times New Roman" w:eastAsia="Times New Roman" w:hAnsi="Times New Roman" w:cs="Times New Roman"/>
          <w:kern w:val="0"/>
          <w14:ligatures w14:val="none"/>
        </w:rPr>
        <w:t xml:space="preserve"> This Agreement may be executed in counterparts, each of which shall be deemed an original.</w:t>
      </w:r>
    </w:p>
    <w:p w14:paraId="707FBE25" w14:textId="77777777" w:rsidR="005E6E81" w:rsidRDefault="003D696A" w:rsidP="005E6E81">
      <w:pPr>
        <w:ind w:firstLine="0"/>
        <w:rPr>
          <w:rFonts w:ascii="Times New Roman" w:eastAsia="Times New Roman" w:hAnsi="Times New Roman" w:cs="Times New Roman"/>
          <w:kern w:val="0"/>
          <w14:ligatures w14:val="none"/>
        </w:rPr>
      </w:pPr>
      <w:bookmarkStart w:id="57" w:name="_Hlk192934147"/>
      <w:r w:rsidRPr="00DF4C11">
        <w:rPr>
          <w:rFonts w:ascii="Times New Roman" w:eastAsia="Times New Roman" w:hAnsi="Times New Roman" w:cs="Times New Roman"/>
          <w:b/>
          <w:bCs/>
          <w:kern w:val="0"/>
          <w14:ligatures w14:val="none"/>
        </w:rPr>
        <w:t>IN WITNESS WHEREOF</w:t>
      </w:r>
      <w:r w:rsidRPr="00DF4C11">
        <w:rPr>
          <w:rFonts w:ascii="Times New Roman" w:eastAsia="Times New Roman" w:hAnsi="Times New Roman" w:cs="Times New Roman"/>
          <w:kern w:val="0"/>
          <w14:ligatures w14:val="none"/>
        </w:rPr>
        <w:t>, the Parties have executed this Agreement as of the date first written above.</w:t>
      </w:r>
      <w:bookmarkEnd w:id="57"/>
    </w:p>
    <w:p w14:paraId="6C4ECE8C" w14:textId="13EB8C57" w:rsidR="007F4B49" w:rsidRDefault="007F4B49" w:rsidP="00DF4C11">
      <w:pPr>
        <w:ind w:firstLine="0"/>
        <w:rPr>
          <w:rFonts w:ascii="Times New Roman" w:eastAsia="Times New Roman" w:hAnsi="Times New Roman" w:cs="Times New Roman"/>
          <w:kern w:val="0"/>
          <w14:ligatures w14:val="none"/>
        </w:rPr>
      </w:pPr>
    </w:p>
    <w:tbl>
      <w:tblPr>
        <w:tblStyle w:val="TableGrid"/>
        <w:tblW w:w="9496" w:type="dxa"/>
        <w:tblInd w:w="-2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
        <w:gridCol w:w="283"/>
        <w:gridCol w:w="3067"/>
        <w:gridCol w:w="283"/>
        <w:gridCol w:w="1134"/>
        <w:gridCol w:w="284"/>
        <w:gridCol w:w="3309"/>
      </w:tblGrid>
      <w:tr w:rsidR="00BD7033" w14:paraId="2F013910" w14:textId="77777777" w:rsidTr="00A24CE5">
        <w:tc>
          <w:tcPr>
            <w:tcW w:w="4486" w:type="dxa"/>
            <w:gridSpan w:val="3"/>
          </w:tcPr>
          <w:p w14:paraId="6A75005C" w14:textId="0CD96884" w:rsidR="00BD7033" w:rsidRDefault="001C49AC" w:rsidP="00A24CE5">
            <w:pPr>
              <w:ind w:right="-255" w:firstLine="0"/>
              <w:rPr>
                <w:rFonts w:ascii="Times New Roman" w:hAnsi="Times New Roman" w:cs="Times New Roman"/>
                <w:b/>
                <w:bCs/>
                <w:kern w:val="0"/>
                <w14:ligatures w14:val="none"/>
              </w:rPr>
            </w:pPr>
            <w:bookmarkStart w:id="58" w:name="_Hlk192934058"/>
            <w:r>
              <w:rPr>
                <w:rFonts w:ascii="Times New Roman" w:hAnsi="Times New Roman" w:cs="Times New Roman"/>
                <w:b/>
                <w:bCs/>
                <w:kern w:val="0"/>
                <w14:ligatures w14:val="none"/>
              </w:rPr>
              <w:t>Signed f</w:t>
            </w:r>
            <w:r w:rsidR="00BD7033">
              <w:rPr>
                <w:rFonts w:ascii="Times New Roman" w:hAnsi="Times New Roman" w:cs="Times New Roman" w:hint="eastAsia"/>
                <w:b/>
                <w:bCs/>
                <w:kern w:val="0"/>
                <w14:ligatures w14:val="none"/>
              </w:rPr>
              <w:t xml:space="preserve">or and on behalf of </w:t>
            </w:r>
          </w:p>
          <w:p w14:paraId="3B0A3B93" w14:textId="77777777" w:rsidR="00000CA4" w:rsidRDefault="00000CA4" w:rsidP="00DF4C11">
            <w:pPr>
              <w:ind w:firstLine="0"/>
              <w:rPr>
                <w:rFonts w:ascii="Times New Roman" w:hAnsi="Times New Roman" w:cs="Times New Roman"/>
                <w:b/>
                <w:bCs/>
                <w:kern w:val="0"/>
                <w14:ligatures w14:val="none"/>
              </w:rPr>
            </w:pPr>
          </w:p>
          <w:p w14:paraId="6ADB6DF4" w14:textId="69429991" w:rsidR="00BD7033" w:rsidRPr="00BD7033" w:rsidRDefault="00000CA4" w:rsidP="00DF4C11">
            <w:pPr>
              <w:ind w:firstLine="0"/>
              <w:rPr>
                <w:rFonts w:ascii="Times New Roman" w:hAnsi="Times New Roman" w:cs="Times New Roman"/>
                <w:b/>
                <w:bCs/>
                <w:kern w:val="0"/>
                <w14:ligatures w14:val="none"/>
              </w:rPr>
            </w:pPr>
            <w:r>
              <w:rPr>
                <w:rFonts w:ascii="Times New Roman" w:hAnsi="Times New Roman" w:cs="Times New Roman"/>
                <w:b/>
                <w:bCs/>
                <w:kern w:val="0"/>
                <w14:ligatures w14:val="none"/>
              </w:rPr>
              <w:t>SUNFLOWER PTE. LTD.</w:t>
            </w:r>
          </w:p>
        </w:tc>
        <w:tc>
          <w:tcPr>
            <w:tcW w:w="283" w:type="dxa"/>
          </w:tcPr>
          <w:p w14:paraId="7F160B92" w14:textId="77777777" w:rsidR="00BD7033" w:rsidRDefault="00BD7033" w:rsidP="00DF4C11">
            <w:pPr>
              <w:ind w:firstLine="0"/>
              <w:rPr>
                <w:rFonts w:ascii="Times New Roman" w:eastAsia="Times New Roman" w:hAnsi="Times New Roman" w:cs="Times New Roman"/>
                <w:kern w:val="0"/>
                <w14:ligatures w14:val="none"/>
              </w:rPr>
            </w:pPr>
          </w:p>
        </w:tc>
        <w:tc>
          <w:tcPr>
            <w:tcW w:w="4727" w:type="dxa"/>
            <w:gridSpan w:val="3"/>
          </w:tcPr>
          <w:p w14:paraId="60A79DEE" w14:textId="7D00A7A6" w:rsidR="00BD7033" w:rsidRDefault="001C49AC" w:rsidP="00DF4C11">
            <w:pPr>
              <w:ind w:firstLine="0"/>
              <w:rPr>
                <w:rFonts w:ascii="Times New Roman" w:hAnsi="Times New Roman" w:cs="Times New Roman"/>
                <w:b/>
                <w:bCs/>
                <w:kern w:val="0"/>
                <w14:ligatures w14:val="none"/>
              </w:rPr>
            </w:pPr>
            <w:r>
              <w:rPr>
                <w:rFonts w:ascii="Times New Roman" w:hAnsi="Times New Roman" w:cs="Times New Roman"/>
                <w:b/>
                <w:bCs/>
                <w:kern w:val="0"/>
                <w14:ligatures w14:val="none"/>
              </w:rPr>
              <w:t>Signed f</w:t>
            </w:r>
            <w:r w:rsidR="00BD7033" w:rsidRPr="00BD7033">
              <w:rPr>
                <w:rFonts w:ascii="Times New Roman" w:hAnsi="Times New Roman" w:cs="Times New Roman" w:hint="eastAsia"/>
                <w:b/>
                <w:bCs/>
                <w:kern w:val="0"/>
                <w14:ligatures w14:val="none"/>
              </w:rPr>
              <w:t xml:space="preserve">or and on behalf of </w:t>
            </w:r>
          </w:p>
          <w:p w14:paraId="12FFE42C" w14:textId="77777777" w:rsidR="00BD7033" w:rsidRDefault="00BD7033" w:rsidP="00DF4C11">
            <w:pPr>
              <w:ind w:firstLine="0"/>
              <w:rPr>
                <w:rFonts w:ascii="Times New Roman" w:hAnsi="Times New Roman" w:cs="Times New Roman"/>
                <w:b/>
                <w:bCs/>
                <w:kern w:val="0"/>
                <w14:ligatures w14:val="none"/>
              </w:rPr>
            </w:pPr>
          </w:p>
          <w:p w14:paraId="792F84A9" w14:textId="08FC42E7" w:rsidR="00000CA4" w:rsidRPr="00BD7033" w:rsidRDefault="00000CA4" w:rsidP="00DF4C11">
            <w:pPr>
              <w:ind w:firstLine="0"/>
              <w:rPr>
                <w:rFonts w:ascii="Times New Roman" w:hAnsi="Times New Roman" w:cs="Times New Roman"/>
                <w:b/>
                <w:bCs/>
                <w:kern w:val="0"/>
                <w14:ligatures w14:val="none"/>
              </w:rPr>
            </w:pPr>
            <w:r>
              <w:rPr>
                <w:rFonts w:ascii="Times New Roman" w:hAnsi="Times New Roman" w:cs="Times New Roman"/>
                <w:b/>
                <w:bCs/>
                <w:kern w:val="0"/>
                <w14:ligatures w14:val="none"/>
              </w:rPr>
              <w:t>BEGONIA PTE. LTD.</w:t>
            </w:r>
          </w:p>
        </w:tc>
      </w:tr>
      <w:tr w:rsidR="00A24CE5" w14:paraId="521C6BDE" w14:textId="77777777" w:rsidTr="00A24CE5">
        <w:trPr>
          <w:trHeight w:val="848"/>
        </w:trPr>
        <w:tc>
          <w:tcPr>
            <w:tcW w:w="1136" w:type="dxa"/>
            <w:vAlign w:val="bottom"/>
          </w:tcPr>
          <w:p w14:paraId="5CF6E36B" w14:textId="3FD83AB9" w:rsidR="008D4A72" w:rsidRDefault="008D4A72" w:rsidP="008D4A72">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Signature</w:t>
            </w:r>
          </w:p>
        </w:tc>
        <w:tc>
          <w:tcPr>
            <w:tcW w:w="283" w:type="dxa"/>
            <w:vAlign w:val="bottom"/>
          </w:tcPr>
          <w:p w14:paraId="067F5A17" w14:textId="68B6379F" w:rsidR="008D4A72" w:rsidRDefault="008D4A72" w:rsidP="008D4A72">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3067" w:type="dxa"/>
            <w:vAlign w:val="bottom"/>
          </w:tcPr>
          <w:p w14:paraId="5EAFCC24" w14:textId="2A16CE1B" w:rsidR="008D4A72" w:rsidRPr="008D4A72" w:rsidRDefault="008D4A72" w:rsidP="00A24CE5">
            <w:pPr>
              <w:tabs>
                <w:tab w:val="left" w:pos="276"/>
                <w:tab w:val="left" w:pos="2815"/>
              </w:tabs>
              <w:ind w:firstLine="0"/>
              <w:rPr>
                <w:rFonts w:ascii="Times New Roman" w:hAnsi="Times New Roman" w:cs="Times New Roman"/>
                <w:kern w:val="0"/>
                <w:u w:val="single"/>
                <w14:ligatures w14:val="none"/>
              </w:rPr>
            </w:pPr>
            <w:r>
              <w:rPr>
                <w:rFonts w:ascii="Times New Roman" w:eastAsia="Times New Roman" w:hAnsi="Times New Roman" w:cs="Times New Roman"/>
                <w:kern w:val="0"/>
                <w:u w:val="single"/>
                <w14:ligatures w14:val="none"/>
              </w:rPr>
              <w:tab/>
            </w:r>
            <w:r>
              <w:rPr>
                <w:rFonts w:ascii="Times New Roman" w:hAnsi="Times New Roman" w:cs="Times New Roman"/>
                <w:kern w:val="0"/>
                <w:u w:val="single"/>
                <w14:ligatures w14:val="none"/>
              </w:rPr>
              <w:tab/>
            </w:r>
          </w:p>
        </w:tc>
        <w:tc>
          <w:tcPr>
            <w:tcW w:w="283" w:type="dxa"/>
          </w:tcPr>
          <w:p w14:paraId="19376C3A" w14:textId="77777777" w:rsidR="008D4A72" w:rsidRDefault="008D4A72" w:rsidP="008D4A72">
            <w:pPr>
              <w:ind w:firstLine="0"/>
              <w:rPr>
                <w:rFonts w:ascii="Times New Roman" w:eastAsia="Times New Roman" w:hAnsi="Times New Roman" w:cs="Times New Roman"/>
                <w:kern w:val="0"/>
                <w14:ligatures w14:val="none"/>
              </w:rPr>
            </w:pPr>
          </w:p>
        </w:tc>
        <w:tc>
          <w:tcPr>
            <w:tcW w:w="1134" w:type="dxa"/>
            <w:vAlign w:val="bottom"/>
          </w:tcPr>
          <w:p w14:paraId="7E3FBD2A" w14:textId="397CA4D2" w:rsidR="008D4A72" w:rsidRDefault="008D4A72" w:rsidP="00BD7033">
            <w:pPr>
              <w:ind w:right="-244"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Signature</w:t>
            </w:r>
          </w:p>
        </w:tc>
        <w:tc>
          <w:tcPr>
            <w:tcW w:w="284" w:type="dxa"/>
            <w:vAlign w:val="bottom"/>
          </w:tcPr>
          <w:p w14:paraId="6E48FB20" w14:textId="7DCBEE38" w:rsidR="008D4A72" w:rsidRDefault="008D4A72" w:rsidP="008D4A72">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3306" w:type="dxa"/>
            <w:vAlign w:val="bottom"/>
          </w:tcPr>
          <w:p w14:paraId="00D6F909" w14:textId="2E5D3D4A" w:rsidR="008D4A72" w:rsidRDefault="008D4A72" w:rsidP="008D4A72">
            <w:pPr>
              <w:tabs>
                <w:tab w:val="left" w:pos="3048"/>
              </w:tabs>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u w:val="single"/>
                <w14:ligatures w14:val="none"/>
              </w:rPr>
              <w:tab/>
            </w:r>
          </w:p>
        </w:tc>
      </w:tr>
      <w:tr w:rsidR="00A24CE5" w14:paraId="382BDF20" w14:textId="77777777" w:rsidTr="00A24CE5">
        <w:tc>
          <w:tcPr>
            <w:tcW w:w="1136" w:type="dxa"/>
            <w:vAlign w:val="bottom"/>
          </w:tcPr>
          <w:p w14:paraId="29A09F3F" w14:textId="4BCB51F5" w:rsidR="008D4A72" w:rsidRDefault="008D4A72" w:rsidP="008D4A72">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Name</w:t>
            </w:r>
          </w:p>
        </w:tc>
        <w:tc>
          <w:tcPr>
            <w:tcW w:w="283" w:type="dxa"/>
            <w:vAlign w:val="bottom"/>
          </w:tcPr>
          <w:p w14:paraId="1209FEA1" w14:textId="389D9F30" w:rsidR="008D4A72" w:rsidRDefault="008D4A72" w:rsidP="008D4A72">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3067" w:type="dxa"/>
            <w:vAlign w:val="bottom"/>
          </w:tcPr>
          <w:p w14:paraId="247A344E" w14:textId="77777777" w:rsidR="008D4A72" w:rsidRDefault="008D4A72" w:rsidP="008D4A72">
            <w:pPr>
              <w:ind w:firstLine="0"/>
              <w:rPr>
                <w:rFonts w:ascii="Times New Roman" w:eastAsia="Times New Roman" w:hAnsi="Times New Roman" w:cs="Times New Roman"/>
                <w:kern w:val="0"/>
                <w14:ligatures w14:val="none"/>
              </w:rPr>
            </w:pPr>
          </w:p>
        </w:tc>
        <w:tc>
          <w:tcPr>
            <w:tcW w:w="283" w:type="dxa"/>
          </w:tcPr>
          <w:p w14:paraId="7F354CF1" w14:textId="77777777" w:rsidR="008D4A72" w:rsidRDefault="008D4A72" w:rsidP="008D4A72">
            <w:pPr>
              <w:ind w:firstLine="0"/>
              <w:rPr>
                <w:rFonts w:ascii="Times New Roman" w:eastAsia="Times New Roman" w:hAnsi="Times New Roman" w:cs="Times New Roman"/>
                <w:kern w:val="0"/>
                <w14:ligatures w14:val="none"/>
              </w:rPr>
            </w:pPr>
          </w:p>
        </w:tc>
        <w:tc>
          <w:tcPr>
            <w:tcW w:w="1134" w:type="dxa"/>
            <w:vAlign w:val="bottom"/>
          </w:tcPr>
          <w:p w14:paraId="3AD5AF60" w14:textId="01264621" w:rsidR="008D4A72" w:rsidRDefault="008D4A72" w:rsidP="008D4A72">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Name</w:t>
            </w:r>
          </w:p>
        </w:tc>
        <w:tc>
          <w:tcPr>
            <w:tcW w:w="284" w:type="dxa"/>
            <w:vAlign w:val="bottom"/>
          </w:tcPr>
          <w:p w14:paraId="32B5D4CF" w14:textId="345D17E3" w:rsidR="008D4A72" w:rsidRDefault="008D4A72" w:rsidP="008D4A72">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3306" w:type="dxa"/>
            <w:vAlign w:val="bottom"/>
          </w:tcPr>
          <w:p w14:paraId="04B1E85D" w14:textId="77777777" w:rsidR="008D4A72" w:rsidRDefault="008D4A72" w:rsidP="008D4A72">
            <w:pPr>
              <w:ind w:firstLine="0"/>
              <w:rPr>
                <w:rFonts w:ascii="Times New Roman" w:eastAsia="Times New Roman" w:hAnsi="Times New Roman" w:cs="Times New Roman"/>
                <w:kern w:val="0"/>
                <w14:ligatures w14:val="none"/>
              </w:rPr>
            </w:pPr>
          </w:p>
        </w:tc>
      </w:tr>
      <w:tr w:rsidR="00A24CE5" w14:paraId="0D994B7C" w14:textId="77777777" w:rsidTr="00A24CE5">
        <w:tc>
          <w:tcPr>
            <w:tcW w:w="1136" w:type="dxa"/>
            <w:vAlign w:val="bottom"/>
          </w:tcPr>
          <w:p w14:paraId="01042CCB" w14:textId="341B0301" w:rsidR="008D4A72" w:rsidRDefault="008D4A72" w:rsidP="008D4A72">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w:t>
            </w:r>
          </w:p>
        </w:tc>
        <w:tc>
          <w:tcPr>
            <w:tcW w:w="283" w:type="dxa"/>
            <w:vAlign w:val="bottom"/>
          </w:tcPr>
          <w:p w14:paraId="183709FE" w14:textId="0B4F0320" w:rsidR="008D4A72" w:rsidRDefault="008D4A72" w:rsidP="008D4A72">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3067" w:type="dxa"/>
            <w:vAlign w:val="bottom"/>
          </w:tcPr>
          <w:p w14:paraId="12870921" w14:textId="77777777" w:rsidR="008D4A72" w:rsidRDefault="008D4A72" w:rsidP="008D4A72">
            <w:pPr>
              <w:ind w:firstLine="0"/>
              <w:rPr>
                <w:rFonts w:ascii="Times New Roman" w:eastAsia="Times New Roman" w:hAnsi="Times New Roman" w:cs="Times New Roman"/>
                <w:kern w:val="0"/>
                <w14:ligatures w14:val="none"/>
              </w:rPr>
            </w:pPr>
          </w:p>
        </w:tc>
        <w:tc>
          <w:tcPr>
            <w:tcW w:w="283" w:type="dxa"/>
          </w:tcPr>
          <w:p w14:paraId="6175EA46" w14:textId="77777777" w:rsidR="008D4A72" w:rsidRDefault="008D4A72" w:rsidP="008D4A72">
            <w:pPr>
              <w:ind w:firstLine="0"/>
              <w:rPr>
                <w:rFonts w:ascii="Times New Roman" w:eastAsia="Times New Roman" w:hAnsi="Times New Roman" w:cs="Times New Roman"/>
                <w:kern w:val="0"/>
                <w14:ligatures w14:val="none"/>
              </w:rPr>
            </w:pPr>
          </w:p>
        </w:tc>
        <w:tc>
          <w:tcPr>
            <w:tcW w:w="1134" w:type="dxa"/>
            <w:vAlign w:val="bottom"/>
          </w:tcPr>
          <w:p w14:paraId="03A9793B" w14:textId="726A2645" w:rsidR="008D4A72" w:rsidRDefault="008D4A72" w:rsidP="008D4A72">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w:t>
            </w:r>
          </w:p>
        </w:tc>
        <w:tc>
          <w:tcPr>
            <w:tcW w:w="284" w:type="dxa"/>
            <w:vAlign w:val="bottom"/>
          </w:tcPr>
          <w:p w14:paraId="179C768C" w14:textId="6D4B235B" w:rsidR="008D4A72" w:rsidRDefault="008D4A72" w:rsidP="008D4A72">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3306" w:type="dxa"/>
            <w:vAlign w:val="bottom"/>
          </w:tcPr>
          <w:p w14:paraId="687C8F7B" w14:textId="77777777" w:rsidR="008D4A72" w:rsidRDefault="008D4A72" w:rsidP="008D4A72">
            <w:pPr>
              <w:ind w:firstLine="0"/>
              <w:rPr>
                <w:rFonts w:ascii="Times New Roman" w:eastAsia="Times New Roman" w:hAnsi="Times New Roman" w:cs="Times New Roman"/>
                <w:kern w:val="0"/>
                <w14:ligatures w14:val="none"/>
              </w:rPr>
            </w:pPr>
          </w:p>
        </w:tc>
      </w:tr>
      <w:tr w:rsidR="00A24CE5" w14:paraId="3A7BEC1D" w14:textId="77777777" w:rsidTr="00A24CE5">
        <w:tc>
          <w:tcPr>
            <w:tcW w:w="1136" w:type="dxa"/>
            <w:vAlign w:val="bottom"/>
          </w:tcPr>
          <w:p w14:paraId="748314C9" w14:textId="260F2926" w:rsidR="008D4A72" w:rsidRDefault="008D4A72" w:rsidP="008D4A72">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Date</w:t>
            </w:r>
          </w:p>
        </w:tc>
        <w:tc>
          <w:tcPr>
            <w:tcW w:w="283" w:type="dxa"/>
            <w:vAlign w:val="bottom"/>
          </w:tcPr>
          <w:p w14:paraId="63C15416" w14:textId="2EAA4E67" w:rsidR="008D4A72" w:rsidRDefault="008D4A72" w:rsidP="008D4A72">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3067" w:type="dxa"/>
            <w:vAlign w:val="bottom"/>
          </w:tcPr>
          <w:p w14:paraId="0AC3B91F" w14:textId="77777777" w:rsidR="008D4A72" w:rsidRDefault="008D4A72" w:rsidP="008D4A72">
            <w:pPr>
              <w:ind w:firstLine="0"/>
              <w:rPr>
                <w:rFonts w:ascii="Times New Roman" w:eastAsia="Times New Roman" w:hAnsi="Times New Roman" w:cs="Times New Roman"/>
                <w:kern w:val="0"/>
                <w14:ligatures w14:val="none"/>
              </w:rPr>
            </w:pPr>
          </w:p>
        </w:tc>
        <w:tc>
          <w:tcPr>
            <w:tcW w:w="283" w:type="dxa"/>
          </w:tcPr>
          <w:p w14:paraId="11A187AC" w14:textId="77777777" w:rsidR="008D4A72" w:rsidRDefault="008D4A72" w:rsidP="008D4A72">
            <w:pPr>
              <w:ind w:firstLine="0"/>
              <w:rPr>
                <w:rFonts w:ascii="Times New Roman" w:eastAsia="Times New Roman" w:hAnsi="Times New Roman" w:cs="Times New Roman"/>
                <w:kern w:val="0"/>
                <w14:ligatures w14:val="none"/>
              </w:rPr>
            </w:pPr>
          </w:p>
        </w:tc>
        <w:tc>
          <w:tcPr>
            <w:tcW w:w="1134" w:type="dxa"/>
            <w:vAlign w:val="bottom"/>
          </w:tcPr>
          <w:p w14:paraId="7CDE87CE" w14:textId="76984D12" w:rsidR="008D4A72" w:rsidRDefault="008D4A72" w:rsidP="008D4A72">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Date</w:t>
            </w:r>
          </w:p>
        </w:tc>
        <w:tc>
          <w:tcPr>
            <w:tcW w:w="284" w:type="dxa"/>
            <w:vAlign w:val="bottom"/>
          </w:tcPr>
          <w:p w14:paraId="000CDE21" w14:textId="4BD1A4D9" w:rsidR="008D4A72" w:rsidRDefault="008D4A72" w:rsidP="008D4A72">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3306" w:type="dxa"/>
            <w:vAlign w:val="bottom"/>
          </w:tcPr>
          <w:p w14:paraId="08B247DF" w14:textId="77777777" w:rsidR="008D4A72" w:rsidRDefault="008D4A72" w:rsidP="008D4A72">
            <w:pPr>
              <w:ind w:firstLine="0"/>
              <w:rPr>
                <w:rFonts w:ascii="Times New Roman" w:eastAsia="Times New Roman" w:hAnsi="Times New Roman" w:cs="Times New Roman"/>
                <w:kern w:val="0"/>
                <w14:ligatures w14:val="none"/>
              </w:rPr>
            </w:pPr>
          </w:p>
        </w:tc>
      </w:tr>
      <w:bookmarkEnd w:id="58"/>
    </w:tbl>
    <w:p w14:paraId="6B8265DA" w14:textId="77777777" w:rsidR="007F4B49" w:rsidRPr="00DF4C11" w:rsidRDefault="007F4B49" w:rsidP="00DF4C11">
      <w:pPr>
        <w:ind w:firstLine="0"/>
        <w:rPr>
          <w:rFonts w:ascii="Times New Roman" w:eastAsia="Times New Roman" w:hAnsi="Times New Roman" w:cs="Times New Roman"/>
          <w:kern w:val="0"/>
          <w14:ligatures w14:val="none"/>
        </w:rPr>
      </w:pPr>
    </w:p>
    <w:p w14:paraId="06F34DCE" w14:textId="6044A93B" w:rsidR="0058796D" w:rsidRDefault="0058796D" w:rsidP="0058796D">
      <w:pPr>
        <w:ind w:firstLine="0"/>
        <w:rPr>
          <w:rFonts w:ascii="Times New Roman" w:eastAsia="Times New Roman" w:hAnsi="Times New Roman" w:cs="Times New Roman"/>
          <w:kern w:val="0"/>
          <w14:ligatures w14:val="none"/>
        </w:rPr>
      </w:pPr>
    </w:p>
    <w:p w14:paraId="6DB2231F" w14:textId="77777777" w:rsidR="00EF64E6" w:rsidRDefault="00EF64E6" w:rsidP="00367613">
      <w:pPr>
        <w:rPr>
          <w:rFonts w:ascii="Times New Roman" w:hAnsi="Times New Roman" w:cs="Times New Roman"/>
        </w:rPr>
        <w:sectPr w:rsidR="00EF64E6">
          <w:footerReference w:type="default" r:id="rId11"/>
          <w:pgSz w:w="11906" w:h="16838"/>
          <w:pgMar w:top="1440" w:right="1440" w:bottom="1440" w:left="1440" w:header="708" w:footer="708" w:gutter="0"/>
          <w:cols w:space="708"/>
          <w:docGrid w:linePitch="360"/>
        </w:sectPr>
      </w:pPr>
    </w:p>
    <w:p w14:paraId="7ED0F78B" w14:textId="77777777" w:rsidR="00D10B4E" w:rsidRDefault="00D10B4E" w:rsidP="00D10B4E">
      <w:pPr>
        <w:tabs>
          <w:tab w:val="left" w:pos="2196"/>
          <w:tab w:val="center" w:pos="4513"/>
        </w:tabs>
        <w:ind w:firstLine="0"/>
        <w:jc w:val="center"/>
        <w:rPr>
          <w:rFonts w:ascii="Times New Roman" w:hAnsi="Times New Roman" w:cs="Times New Roman"/>
          <w:b/>
          <w:bCs/>
        </w:rPr>
      </w:pPr>
      <w:bookmarkStart w:id="59" w:name="ScheduleI"/>
      <w:r>
        <w:rPr>
          <w:rFonts w:ascii="Times New Roman" w:hAnsi="Times New Roman" w:cs="Times New Roman"/>
          <w:b/>
          <w:bCs/>
        </w:rPr>
        <w:lastRenderedPageBreak/>
        <w:t>SCHEDULE I</w:t>
      </w:r>
      <w:bookmarkEnd w:id="59"/>
    </w:p>
    <w:p w14:paraId="1DC77F8E" w14:textId="2F551E97" w:rsidR="00D10B4E" w:rsidRDefault="00D10B4E" w:rsidP="00D10B4E">
      <w:pPr>
        <w:tabs>
          <w:tab w:val="left" w:pos="2196"/>
          <w:tab w:val="center" w:pos="4513"/>
        </w:tabs>
        <w:ind w:firstLine="0"/>
        <w:jc w:val="center"/>
        <w:rPr>
          <w:rFonts w:ascii="Times New Roman" w:hAnsi="Times New Roman" w:cs="Times New Roman"/>
          <w:b/>
          <w:bCs/>
        </w:rPr>
      </w:pPr>
      <w:r>
        <w:rPr>
          <w:rFonts w:ascii="Times New Roman" w:hAnsi="Times New Roman" w:cs="Times New Roman"/>
          <w:b/>
          <w:bCs/>
        </w:rPr>
        <w:t>DIRECTOR’S CERTIFICATE</w:t>
      </w:r>
      <w:r w:rsidR="004A0A77">
        <w:rPr>
          <w:rFonts w:ascii="Times New Roman" w:hAnsi="Times New Roman" w:cs="Times New Roman"/>
          <w:b/>
          <w:bCs/>
        </w:rPr>
        <w:t xml:space="preserve"> OF THE SELLER</w:t>
      </w:r>
    </w:p>
    <w:p w14:paraId="418A2299" w14:textId="48C90DB6" w:rsidR="00D10B4E" w:rsidRDefault="00D10B4E" w:rsidP="00D10B4E">
      <w:pPr>
        <w:tabs>
          <w:tab w:val="left" w:pos="2196"/>
          <w:tab w:val="center" w:pos="4513"/>
        </w:tabs>
        <w:ind w:firstLine="0"/>
        <w:rPr>
          <w:rFonts w:ascii="Times New Roman" w:hAnsi="Times New Roman" w:cs="Times New Roman"/>
        </w:rPr>
      </w:pPr>
      <w:r w:rsidRPr="00D10B4E">
        <w:rPr>
          <w:rFonts w:ascii="Times New Roman" w:hAnsi="Times New Roman" w:cs="Times New Roman"/>
        </w:rPr>
        <w:t xml:space="preserve">To: </w:t>
      </w:r>
      <w:r w:rsidR="00000CA4">
        <w:rPr>
          <w:rFonts w:ascii="Times New Roman" w:hAnsi="Times New Roman" w:cs="Times New Roman"/>
        </w:rPr>
        <w:t xml:space="preserve">Begonia </w:t>
      </w:r>
      <w:proofErr w:type="spellStart"/>
      <w:r w:rsidR="00000CA4">
        <w:rPr>
          <w:rFonts w:ascii="Times New Roman" w:hAnsi="Times New Roman" w:cs="Times New Roman"/>
        </w:rPr>
        <w:t>Pte.</w:t>
      </w:r>
      <w:proofErr w:type="spellEnd"/>
      <w:r w:rsidR="00000CA4">
        <w:rPr>
          <w:rFonts w:ascii="Times New Roman" w:hAnsi="Times New Roman" w:cs="Times New Roman"/>
        </w:rPr>
        <w:t xml:space="preserve"> Ltd.</w:t>
      </w:r>
      <w:r w:rsidR="00354B8D">
        <w:rPr>
          <w:rFonts w:ascii="Times New Roman" w:hAnsi="Times New Roman" w:cs="Times New Roman"/>
        </w:rPr>
        <w:t xml:space="preserve"> (the “</w:t>
      </w:r>
      <w:r w:rsidR="0082463B">
        <w:rPr>
          <w:rFonts w:ascii="Times New Roman" w:hAnsi="Times New Roman" w:cs="Times New Roman"/>
          <w:b/>
          <w:bCs/>
        </w:rPr>
        <w:t>Buyer</w:t>
      </w:r>
      <w:r w:rsidR="00354B8D">
        <w:rPr>
          <w:rFonts w:ascii="Times New Roman" w:hAnsi="Times New Roman" w:cs="Times New Roman"/>
        </w:rPr>
        <w:t>”)</w:t>
      </w:r>
    </w:p>
    <w:p w14:paraId="62B7E6AF" w14:textId="77777777" w:rsidR="00D10B4E" w:rsidRDefault="00D10B4E" w:rsidP="00D10B4E">
      <w:pPr>
        <w:tabs>
          <w:tab w:val="left" w:pos="2196"/>
          <w:tab w:val="center" w:pos="4513"/>
        </w:tabs>
        <w:ind w:firstLine="0"/>
        <w:rPr>
          <w:rFonts w:ascii="Times New Roman" w:hAnsi="Times New Roman" w:cs="Times New Roman"/>
        </w:rPr>
      </w:pPr>
      <w:r>
        <w:rPr>
          <w:rFonts w:ascii="Times New Roman" w:hAnsi="Times New Roman" w:cs="Times New Roman"/>
        </w:rPr>
        <w:t>Date: [●]</w:t>
      </w:r>
    </w:p>
    <w:p w14:paraId="0698C0EF" w14:textId="35C72D8F" w:rsidR="00D10B4E" w:rsidRDefault="00D10B4E" w:rsidP="00D10B4E">
      <w:pPr>
        <w:tabs>
          <w:tab w:val="left" w:pos="2196"/>
          <w:tab w:val="center" w:pos="4513"/>
        </w:tabs>
        <w:ind w:firstLine="0"/>
        <w:rPr>
          <w:rFonts w:ascii="Times New Roman" w:hAnsi="Times New Roman" w:cs="Times New Roman"/>
        </w:rPr>
      </w:pPr>
      <w:r w:rsidRPr="00D10B4E">
        <w:rPr>
          <w:rFonts w:ascii="Times New Roman" w:hAnsi="Times New Roman" w:cs="Times New Roman"/>
        </w:rPr>
        <w:t>I, [</w:t>
      </w:r>
      <w:r w:rsidR="00354B8D" w:rsidRPr="00D10B4E">
        <w:rPr>
          <w:rFonts w:ascii="Times New Roman" w:hAnsi="Times New Roman" w:cs="Times New Roman"/>
        </w:rPr>
        <w:t>DIRECTOR’S NAME</w:t>
      </w:r>
      <w:r w:rsidRPr="00D10B4E">
        <w:rPr>
          <w:rFonts w:ascii="Times New Roman" w:hAnsi="Times New Roman" w:cs="Times New Roman"/>
        </w:rPr>
        <w:t xml:space="preserve">], a director of </w:t>
      </w:r>
      <w:r w:rsidR="00000CA4">
        <w:rPr>
          <w:rFonts w:ascii="Times New Roman" w:hAnsi="Times New Roman" w:cs="Times New Roman"/>
        </w:rPr>
        <w:t xml:space="preserve">Sunflower </w:t>
      </w:r>
      <w:proofErr w:type="spellStart"/>
      <w:r w:rsidR="00000CA4">
        <w:rPr>
          <w:rFonts w:ascii="Times New Roman" w:hAnsi="Times New Roman" w:cs="Times New Roman"/>
        </w:rPr>
        <w:t>Pte.</w:t>
      </w:r>
      <w:proofErr w:type="spellEnd"/>
      <w:r w:rsidR="00000CA4">
        <w:rPr>
          <w:rFonts w:ascii="Times New Roman" w:hAnsi="Times New Roman" w:cs="Times New Roman"/>
        </w:rPr>
        <w:t xml:space="preserve"> Ltd.</w:t>
      </w:r>
      <w:r w:rsidRPr="00D10B4E">
        <w:rPr>
          <w:rFonts w:ascii="Times New Roman" w:hAnsi="Times New Roman" w:cs="Times New Roman"/>
        </w:rPr>
        <w:t xml:space="preserve"> (the “</w:t>
      </w:r>
      <w:r w:rsidRPr="00354B8D">
        <w:rPr>
          <w:rFonts w:ascii="Times New Roman" w:hAnsi="Times New Roman" w:cs="Times New Roman"/>
          <w:b/>
          <w:bCs/>
        </w:rPr>
        <w:t>Seller</w:t>
      </w:r>
      <w:r w:rsidRPr="00D10B4E">
        <w:rPr>
          <w:rFonts w:ascii="Times New Roman" w:hAnsi="Times New Roman" w:cs="Times New Roman"/>
        </w:rPr>
        <w:t>”), a company incorporated and existing under the laws of Singapore, hereby certify as follows:</w:t>
      </w:r>
    </w:p>
    <w:p w14:paraId="09216958" w14:textId="4F5E140B" w:rsidR="00354B8D" w:rsidRPr="00D30BF9" w:rsidRDefault="00D10B4E" w:rsidP="00C867ED">
      <w:pPr>
        <w:tabs>
          <w:tab w:val="left" w:pos="2196"/>
          <w:tab w:val="center" w:pos="4513"/>
        </w:tabs>
        <w:ind w:firstLine="0"/>
        <w:rPr>
          <w:rFonts w:ascii="Times New Roman" w:hAnsi="Times New Roman" w:cs="Times New Roman"/>
        </w:rPr>
      </w:pPr>
      <w:r w:rsidRPr="00AF6EBF">
        <w:rPr>
          <w:rFonts w:ascii="Times New Roman" w:hAnsi="Times New Roman" w:cs="Times New Roman"/>
        </w:rPr>
        <w:t>Attached to this certificate are true, complete, and up-to-date copies of the following documents of the Seller: (</w:t>
      </w:r>
      <w:proofErr w:type="spellStart"/>
      <w:r w:rsidRPr="00AF6EBF">
        <w:rPr>
          <w:rFonts w:ascii="Times New Roman" w:hAnsi="Times New Roman" w:cs="Times New Roman"/>
        </w:rPr>
        <w:t>i</w:t>
      </w:r>
      <w:proofErr w:type="spellEnd"/>
      <w:r w:rsidRPr="00AF6EBF">
        <w:rPr>
          <w:rFonts w:ascii="Times New Roman" w:hAnsi="Times New Roman" w:cs="Times New Roman"/>
        </w:rPr>
        <w:t xml:space="preserve">) certificate of incorporation; (ii) constitution; (iii) certificate of good standing; </w:t>
      </w:r>
      <w:r w:rsidR="004E6944">
        <w:rPr>
          <w:rFonts w:ascii="Times New Roman" w:hAnsi="Times New Roman" w:cs="Times New Roman"/>
        </w:rPr>
        <w:t xml:space="preserve">and </w:t>
      </w:r>
      <w:r w:rsidRPr="00AF6EBF">
        <w:rPr>
          <w:rFonts w:ascii="Times New Roman" w:hAnsi="Times New Roman" w:cs="Times New Roman"/>
        </w:rPr>
        <w:t xml:space="preserve">(iv) board resolutions </w:t>
      </w:r>
      <w:r w:rsidR="00354B8D" w:rsidRPr="00AF6EBF">
        <w:rPr>
          <w:rFonts w:ascii="Times New Roman" w:hAnsi="Times New Roman" w:cs="Times New Roman"/>
        </w:rPr>
        <w:t xml:space="preserve">authorizing the execution, delivery, and performance of the share purchase agreement between the Seller and the </w:t>
      </w:r>
      <w:r w:rsidR="0082463B" w:rsidRPr="00AF6EBF">
        <w:rPr>
          <w:rFonts w:ascii="Times New Roman" w:hAnsi="Times New Roman" w:cs="Times New Roman"/>
        </w:rPr>
        <w:t>Buyer</w:t>
      </w:r>
      <w:r w:rsidR="00354B8D" w:rsidRPr="00AF6EBF">
        <w:rPr>
          <w:rFonts w:ascii="Times New Roman" w:hAnsi="Times New Roman" w:cs="Times New Roman"/>
        </w:rPr>
        <w:t xml:space="preserve"> dated </w:t>
      </w:r>
      <w:r w:rsidR="004E6944">
        <w:rPr>
          <w:rFonts w:ascii="Times New Roman" w:hAnsi="Times New Roman" w:cs="Times New Roman"/>
        </w:rPr>
        <w:t>December 1, 2029</w:t>
      </w:r>
      <w:r w:rsidR="00354B8D" w:rsidRPr="00AF6EBF">
        <w:rPr>
          <w:rFonts w:ascii="Times New Roman" w:hAnsi="Times New Roman" w:cs="Times New Roman"/>
        </w:rPr>
        <w:t xml:space="preserve"> (the “</w:t>
      </w:r>
      <w:r w:rsidR="00354B8D" w:rsidRPr="00AF6EBF">
        <w:rPr>
          <w:rFonts w:ascii="Times New Roman" w:hAnsi="Times New Roman" w:cs="Times New Roman"/>
          <w:b/>
          <w:bCs/>
        </w:rPr>
        <w:t>Share Purchase Agreement</w:t>
      </w:r>
      <w:r w:rsidR="00354B8D" w:rsidRPr="00AF6EBF">
        <w:rPr>
          <w:rFonts w:ascii="Times New Roman" w:hAnsi="Times New Roman" w:cs="Times New Roman"/>
        </w:rPr>
        <w:t>”) and the transactions contemplated therein.</w:t>
      </w:r>
    </w:p>
    <w:p w14:paraId="5A552C13" w14:textId="77777777" w:rsidR="00354B8D" w:rsidRPr="00354B8D" w:rsidRDefault="00354B8D" w:rsidP="00354B8D"/>
    <w:tbl>
      <w:tblPr>
        <w:tblStyle w:val="TableGrid"/>
        <w:tblW w:w="822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5"/>
        <w:gridCol w:w="283"/>
        <w:gridCol w:w="316"/>
        <w:gridCol w:w="6176"/>
        <w:gridCol w:w="316"/>
      </w:tblGrid>
      <w:tr w:rsidR="00354B8D" w:rsidRPr="008D4A72" w14:paraId="5630ED09" w14:textId="77777777" w:rsidTr="00F726B6">
        <w:trPr>
          <w:gridAfter w:val="1"/>
          <w:wAfter w:w="316" w:type="dxa"/>
          <w:trHeight w:val="848"/>
        </w:trPr>
        <w:tc>
          <w:tcPr>
            <w:tcW w:w="1135" w:type="dxa"/>
            <w:vAlign w:val="bottom"/>
          </w:tcPr>
          <w:p w14:paraId="61D2FF3A" w14:textId="77777777" w:rsidR="00354B8D" w:rsidRDefault="00354B8D" w:rsidP="00F726B6">
            <w:pPr>
              <w:ind w:right="-388"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Signature</w:t>
            </w:r>
          </w:p>
        </w:tc>
        <w:tc>
          <w:tcPr>
            <w:tcW w:w="283" w:type="dxa"/>
            <w:vAlign w:val="bottom"/>
          </w:tcPr>
          <w:p w14:paraId="76963EFD" w14:textId="77777777" w:rsidR="00354B8D" w:rsidRDefault="00354B8D" w:rsidP="00F726B6">
            <w:pPr>
              <w:ind w:left="-111"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6492" w:type="dxa"/>
            <w:gridSpan w:val="2"/>
            <w:vAlign w:val="bottom"/>
          </w:tcPr>
          <w:p w14:paraId="7CFB77D4" w14:textId="77777777" w:rsidR="00354B8D" w:rsidRPr="008D4A72" w:rsidRDefault="00354B8D" w:rsidP="00F726B6">
            <w:pPr>
              <w:tabs>
                <w:tab w:val="left" w:pos="276"/>
                <w:tab w:val="left" w:pos="2815"/>
              </w:tabs>
              <w:ind w:left="-246" w:firstLine="0"/>
              <w:rPr>
                <w:rFonts w:ascii="Times New Roman" w:hAnsi="Times New Roman" w:cs="Times New Roman"/>
                <w:kern w:val="0"/>
                <w:u w:val="single"/>
                <w14:ligatures w14:val="none"/>
              </w:rPr>
            </w:pPr>
            <w:r>
              <w:rPr>
                <w:rFonts w:ascii="Times New Roman" w:eastAsia="Times New Roman" w:hAnsi="Times New Roman" w:cs="Times New Roman"/>
                <w:kern w:val="0"/>
                <w:u w:val="single"/>
                <w14:ligatures w14:val="none"/>
              </w:rPr>
              <w:tab/>
            </w:r>
            <w:r>
              <w:rPr>
                <w:rFonts w:ascii="Times New Roman" w:hAnsi="Times New Roman" w:cs="Times New Roman"/>
                <w:kern w:val="0"/>
                <w:u w:val="single"/>
                <w14:ligatures w14:val="none"/>
              </w:rPr>
              <w:tab/>
            </w:r>
            <w:r>
              <w:rPr>
                <w:rFonts w:ascii="Times New Roman" w:hAnsi="Times New Roman" w:cs="Times New Roman"/>
                <w:kern w:val="0"/>
                <w:u w:val="single"/>
                <w14:ligatures w14:val="none"/>
              </w:rPr>
              <w:tab/>
            </w:r>
            <w:r>
              <w:rPr>
                <w:rFonts w:ascii="Times New Roman" w:hAnsi="Times New Roman" w:cs="Times New Roman"/>
                <w:kern w:val="0"/>
                <w:u w:val="single"/>
                <w14:ligatures w14:val="none"/>
              </w:rPr>
              <w:tab/>
            </w:r>
          </w:p>
        </w:tc>
      </w:tr>
      <w:tr w:rsidR="00354B8D" w14:paraId="7AE0F627" w14:textId="77777777" w:rsidTr="00F726B6">
        <w:tc>
          <w:tcPr>
            <w:tcW w:w="1135" w:type="dxa"/>
            <w:vAlign w:val="bottom"/>
          </w:tcPr>
          <w:p w14:paraId="2E025733" w14:textId="77777777" w:rsidR="00354B8D" w:rsidRDefault="00354B8D" w:rsidP="00F726B6">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Name</w:t>
            </w:r>
          </w:p>
        </w:tc>
        <w:tc>
          <w:tcPr>
            <w:tcW w:w="599" w:type="dxa"/>
            <w:gridSpan w:val="2"/>
            <w:vAlign w:val="bottom"/>
          </w:tcPr>
          <w:p w14:paraId="2AD80CB5" w14:textId="77777777" w:rsidR="00354B8D" w:rsidRDefault="00354B8D" w:rsidP="00F726B6">
            <w:pPr>
              <w:ind w:hanging="11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6492" w:type="dxa"/>
            <w:gridSpan w:val="2"/>
            <w:vAlign w:val="bottom"/>
          </w:tcPr>
          <w:p w14:paraId="3D6C32AD" w14:textId="77777777" w:rsidR="00354B8D" w:rsidRDefault="00354B8D" w:rsidP="00F726B6">
            <w:pPr>
              <w:ind w:firstLine="0"/>
              <w:rPr>
                <w:rFonts w:ascii="Times New Roman" w:eastAsia="Times New Roman" w:hAnsi="Times New Roman" w:cs="Times New Roman"/>
                <w:kern w:val="0"/>
                <w14:ligatures w14:val="none"/>
              </w:rPr>
            </w:pPr>
          </w:p>
        </w:tc>
      </w:tr>
      <w:tr w:rsidR="00354B8D" w14:paraId="32F37237" w14:textId="77777777" w:rsidTr="00F726B6">
        <w:tc>
          <w:tcPr>
            <w:tcW w:w="1135" w:type="dxa"/>
            <w:vAlign w:val="bottom"/>
          </w:tcPr>
          <w:p w14:paraId="2350382C" w14:textId="77777777" w:rsidR="00354B8D" w:rsidRDefault="00354B8D" w:rsidP="00F726B6">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Date</w:t>
            </w:r>
          </w:p>
        </w:tc>
        <w:tc>
          <w:tcPr>
            <w:tcW w:w="599" w:type="dxa"/>
            <w:gridSpan w:val="2"/>
            <w:vAlign w:val="bottom"/>
          </w:tcPr>
          <w:p w14:paraId="5787A927" w14:textId="77777777" w:rsidR="00354B8D" w:rsidRDefault="00354B8D" w:rsidP="00F726B6">
            <w:pPr>
              <w:ind w:hanging="11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6492" w:type="dxa"/>
            <w:gridSpan w:val="2"/>
            <w:vAlign w:val="bottom"/>
          </w:tcPr>
          <w:p w14:paraId="0A712DB7" w14:textId="77777777" w:rsidR="00354B8D" w:rsidRDefault="00354B8D" w:rsidP="00F726B6">
            <w:pPr>
              <w:ind w:firstLine="0"/>
              <w:rPr>
                <w:rFonts w:ascii="Times New Roman" w:eastAsia="Times New Roman" w:hAnsi="Times New Roman" w:cs="Times New Roman"/>
                <w:kern w:val="0"/>
                <w14:ligatures w14:val="none"/>
              </w:rPr>
            </w:pPr>
          </w:p>
        </w:tc>
      </w:tr>
    </w:tbl>
    <w:p w14:paraId="054F5B7B" w14:textId="5E58A0E5" w:rsidR="00D10B4E" w:rsidRPr="00D10B4E" w:rsidRDefault="00D10B4E" w:rsidP="00354B8D">
      <w:pPr>
        <w:pStyle w:val="ListParagraph"/>
        <w:tabs>
          <w:tab w:val="left" w:pos="2196"/>
          <w:tab w:val="center" w:pos="4513"/>
        </w:tabs>
        <w:ind w:left="567" w:firstLine="0"/>
        <w:rPr>
          <w:rFonts w:ascii="Times New Roman" w:hAnsi="Times New Roman" w:cs="Times New Roman"/>
        </w:rPr>
      </w:pPr>
      <w:r w:rsidRPr="00D10B4E">
        <w:rPr>
          <w:rFonts w:ascii="Times New Roman" w:hAnsi="Times New Roman" w:cs="Times New Roman"/>
        </w:rPr>
        <w:t xml:space="preserve">   </w:t>
      </w:r>
    </w:p>
    <w:p w14:paraId="62D9A656" w14:textId="065D8D83" w:rsidR="00D10B4E" w:rsidRPr="00D10B4E" w:rsidRDefault="00D10B4E" w:rsidP="00D10B4E">
      <w:pPr>
        <w:tabs>
          <w:tab w:val="left" w:pos="2196"/>
          <w:tab w:val="center" w:pos="4513"/>
        </w:tabs>
        <w:ind w:firstLine="0"/>
        <w:rPr>
          <w:rFonts w:ascii="Times New Roman" w:hAnsi="Times New Roman" w:cs="Times New Roman"/>
        </w:rPr>
        <w:sectPr w:rsidR="00D10B4E" w:rsidRPr="00D10B4E" w:rsidSect="0058796D">
          <w:footerReference w:type="default" r:id="rId12"/>
          <w:pgSz w:w="11906" w:h="16838"/>
          <w:pgMar w:top="1440" w:right="1440" w:bottom="1440" w:left="1440" w:header="708" w:footer="708" w:gutter="0"/>
          <w:pgNumType w:start="1"/>
          <w:cols w:space="708"/>
          <w:docGrid w:linePitch="360"/>
        </w:sectPr>
      </w:pPr>
    </w:p>
    <w:p w14:paraId="29343689" w14:textId="3B96BA65" w:rsidR="004A0A77" w:rsidRDefault="004A0A77" w:rsidP="00880F81">
      <w:pPr>
        <w:ind w:firstLine="0"/>
        <w:jc w:val="center"/>
        <w:rPr>
          <w:rFonts w:ascii="Times New Roman" w:hAnsi="Times New Roman" w:cs="Times New Roman"/>
          <w:b/>
          <w:bCs/>
        </w:rPr>
      </w:pPr>
      <w:bookmarkStart w:id="60" w:name="ScheduleII"/>
      <w:r>
        <w:rPr>
          <w:rFonts w:ascii="Times New Roman" w:hAnsi="Times New Roman" w:cs="Times New Roman"/>
          <w:b/>
          <w:bCs/>
        </w:rPr>
        <w:lastRenderedPageBreak/>
        <w:t>SCHEDULE II</w:t>
      </w:r>
      <w:bookmarkEnd w:id="60"/>
    </w:p>
    <w:p w14:paraId="73049894" w14:textId="4B073FA8" w:rsidR="004A0A77" w:rsidRDefault="004A0A77" w:rsidP="00880F81">
      <w:pPr>
        <w:ind w:firstLine="0"/>
        <w:jc w:val="center"/>
        <w:rPr>
          <w:rFonts w:ascii="Times New Roman" w:hAnsi="Times New Roman" w:cs="Times New Roman"/>
          <w:b/>
          <w:bCs/>
        </w:rPr>
      </w:pPr>
      <w:r>
        <w:rPr>
          <w:rFonts w:ascii="Times New Roman" w:hAnsi="Times New Roman" w:cs="Times New Roman"/>
          <w:b/>
          <w:bCs/>
        </w:rPr>
        <w:t>DIRECTOR’S CERTIFICATE OF THE COMPANY</w:t>
      </w:r>
    </w:p>
    <w:p w14:paraId="3BE4DF11" w14:textId="66818DC6" w:rsidR="00ED40BB" w:rsidRDefault="00ED40BB" w:rsidP="00ED40BB">
      <w:pPr>
        <w:tabs>
          <w:tab w:val="left" w:pos="2196"/>
          <w:tab w:val="center" w:pos="4513"/>
        </w:tabs>
        <w:ind w:firstLine="0"/>
        <w:rPr>
          <w:rFonts w:ascii="Times New Roman" w:hAnsi="Times New Roman" w:cs="Times New Roman"/>
        </w:rPr>
      </w:pPr>
      <w:r w:rsidRPr="00D10B4E">
        <w:rPr>
          <w:rFonts w:ascii="Times New Roman" w:hAnsi="Times New Roman" w:cs="Times New Roman"/>
        </w:rPr>
        <w:t xml:space="preserve">To: </w:t>
      </w:r>
      <w:r w:rsidR="0096226C">
        <w:rPr>
          <w:rFonts w:ascii="Times New Roman" w:hAnsi="Times New Roman" w:cs="Times New Roman"/>
        </w:rPr>
        <w:t xml:space="preserve">Begonia </w:t>
      </w:r>
      <w:proofErr w:type="spellStart"/>
      <w:r w:rsidR="0096226C">
        <w:rPr>
          <w:rFonts w:ascii="Times New Roman" w:hAnsi="Times New Roman" w:cs="Times New Roman"/>
        </w:rPr>
        <w:t>Pte.</w:t>
      </w:r>
      <w:proofErr w:type="spellEnd"/>
      <w:r w:rsidR="0096226C">
        <w:rPr>
          <w:rFonts w:ascii="Times New Roman" w:hAnsi="Times New Roman" w:cs="Times New Roman"/>
        </w:rPr>
        <w:t xml:space="preserve"> Ltd.</w:t>
      </w:r>
      <w:r>
        <w:rPr>
          <w:rFonts w:ascii="Times New Roman" w:hAnsi="Times New Roman" w:cs="Times New Roman"/>
        </w:rPr>
        <w:t xml:space="preserve"> (the “</w:t>
      </w:r>
      <w:r w:rsidR="0082463B">
        <w:rPr>
          <w:rFonts w:ascii="Times New Roman" w:hAnsi="Times New Roman" w:cs="Times New Roman"/>
          <w:b/>
          <w:bCs/>
        </w:rPr>
        <w:t>Buyer</w:t>
      </w:r>
      <w:r>
        <w:rPr>
          <w:rFonts w:ascii="Times New Roman" w:hAnsi="Times New Roman" w:cs="Times New Roman"/>
        </w:rPr>
        <w:t>”)</w:t>
      </w:r>
    </w:p>
    <w:p w14:paraId="564E711B" w14:textId="77777777" w:rsidR="00ED40BB" w:rsidRDefault="00ED40BB" w:rsidP="00ED40BB">
      <w:pPr>
        <w:tabs>
          <w:tab w:val="left" w:pos="2196"/>
          <w:tab w:val="center" w:pos="4513"/>
        </w:tabs>
        <w:ind w:firstLine="0"/>
        <w:rPr>
          <w:rFonts w:ascii="Times New Roman" w:hAnsi="Times New Roman" w:cs="Times New Roman"/>
        </w:rPr>
      </w:pPr>
      <w:r>
        <w:rPr>
          <w:rFonts w:ascii="Times New Roman" w:hAnsi="Times New Roman" w:cs="Times New Roman"/>
        </w:rPr>
        <w:t>Date: [●]</w:t>
      </w:r>
    </w:p>
    <w:p w14:paraId="1A560229" w14:textId="5890787A" w:rsidR="00ED40BB" w:rsidRDefault="00ED40BB" w:rsidP="00ED40BB">
      <w:pPr>
        <w:tabs>
          <w:tab w:val="left" w:pos="2196"/>
          <w:tab w:val="center" w:pos="4513"/>
        </w:tabs>
        <w:ind w:firstLine="0"/>
        <w:rPr>
          <w:rFonts w:ascii="Times New Roman" w:hAnsi="Times New Roman" w:cs="Times New Roman"/>
        </w:rPr>
      </w:pPr>
      <w:r w:rsidRPr="00D10B4E">
        <w:rPr>
          <w:rFonts w:ascii="Times New Roman" w:hAnsi="Times New Roman" w:cs="Times New Roman"/>
        </w:rPr>
        <w:t xml:space="preserve">I, [DIRECTOR’S NAME], a director of </w:t>
      </w:r>
      <w:r w:rsidR="0096226C">
        <w:rPr>
          <w:rFonts w:ascii="Times New Roman" w:hAnsi="Times New Roman" w:cs="Times New Roman"/>
        </w:rPr>
        <w:t xml:space="preserve">Camillia </w:t>
      </w:r>
      <w:proofErr w:type="spellStart"/>
      <w:r w:rsidR="0096226C">
        <w:rPr>
          <w:rFonts w:ascii="Times New Roman" w:hAnsi="Times New Roman" w:cs="Times New Roman"/>
        </w:rPr>
        <w:t>Pte.</w:t>
      </w:r>
      <w:proofErr w:type="spellEnd"/>
      <w:r w:rsidR="0096226C">
        <w:rPr>
          <w:rFonts w:ascii="Times New Roman" w:hAnsi="Times New Roman" w:cs="Times New Roman"/>
        </w:rPr>
        <w:t xml:space="preserve"> Ltd.</w:t>
      </w:r>
      <w:r w:rsidRPr="00D10B4E">
        <w:rPr>
          <w:rFonts w:ascii="Times New Roman" w:hAnsi="Times New Roman" w:cs="Times New Roman"/>
        </w:rPr>
        <w:t xml:space="preserve"> (the “</w:t>
      </w:r>
      <w:r w:rsidR="007962E0">
        <w:rPr>
          <w:rFonts w:ascii="Times New Roman" w:hAnsi="Times New Roman" w:cs="Times New Roman"/>
          <w:b/>
          <w:bCs/>
        </w:rPr>
        <w:t>Company</w:t>
      </w:r>
      <w:r w:rsidRPr="00D10B4E">
        <w:rPr>
          <w:rFonts w:ascii="Times New Roman" w:hAnsi="Times New Roman" w:cs="Times New Roman"/>
        </w:rPr>
        <w:t>”), a company incorporated and existing under the laws of Singapore, hereby certify as follows:</w:t>
      </w:r>
    </w:p>
    <w:p w14:paraId="47042BC6" w14:textId="61E3DF4E" w:rsidR="007451CC" w:rsidRPr="00C867ED" w:rsidRDefault="00A03D78" w:rsidP="00F51A86">
      <w:pPr>
        <w:tabs>
          <w:tab w:val="left" w:pos="2196"/>
          <w:tab w:val="center" w:pos="4513"/>
        </w:tabs>
        <w:ind w:firstLine="0"/>
        <w:rPr>
          <w:rFonts w:ascii="Times New Roman" w:hAnsi="Times New Roman" w:cs="Times New Roman"/>
        </w:rPr>
      </w:pPr>
      <w:r w:rsidRPr="00C867ED">
        <w:rPr>
          <w:rFonts w:ascii="Times New Roman" w:hAnsi="Times New Roman" w:cs="Times New Roman"/>
        </w:rPr>
        <w:t>Attached to this certificate are true, complete, and up-to-date copies of the following documents of the Company: (</w:t>
      </w:r>
      <w:proofErr w:type="spellStart"/>
      <w:r w:rsidRPr="00C867ED">
        <w:rPr>
          <w:rFonts w:ascii="Times New Roman" w:hAnsi="Times New Roman" w:cs="Times New Roman"/>
        </w:rPr>
        <w:t>i</w:t>
      </w:r>
      <w:proofErr w:type="spellEnd"/>
      <w:r w:rsidRPr="00C867ED">
        <w:rPr>
          <w:rFonts w:ascii="Times New Roman" w:hAnsi="Times New Roman" w:cs="Times New Roman"/>
        </w:rPr>
        <w:t xml:space="preserve">) certificate of incorporation; (ii) constitution; (iii) certificate of good standing; </w:t>
      </w:r>
      <w:r w:rsidR="00837A52">
        <w:rPr>
          <w:rFonts w:ascii="Times New Roman" w:hAnsi="Times New Roman" w:cs="Times New Roman"/>
        </w:rPr>
        <w:t xml:space="preserve">and </w:t>
      </w:r>
      <w:r w:rsidRPr="00C867ED">
        <w:rPr>
          <w:rFonts w:ascii="Times New Roman" w:hAnsi="Times New Roman" w:cs="Times New Roman"/>
        </w:rPr>
        <w:t xml:space="preserve">(iv) </w:t>
      </w:r>
      <w:r w:rsidRPr="00AF6EBF">
        <w:rPr>
          <w:rFonts w:ascii="Times New Roman" w:hAnsi="Times New Roman" w:cs="Times New Roman"/>
        </w:rPr>
        <w:t xml:space="preserve">board resolutions authorizing the execution, delivery, and performance of the share purchase agreement between the Seller and the Buyer dated </w:t>
      </w:r>
      <w:r w:rsidR="00017CC8">
        <w:rPr>
          <w:rFonts w:ascii="Times New Roman" w:hAnsi="Times New Roman" w:cs="Times New Roman"/>
        </w:rPr>
        <w:t>December 1, 2029</w:t>
      </w:r>
      <w:r w:rsidRPr="00AF6EBF">
        <w:rPr>
          <w:rFonts w:ascii="Times New Roman" w:hAnsi="Times New Roman" w:cs="Times New Roman"/>
        </w:rPr>
        <w:t xml:space="preserve"> (the “</w:t>
      </w:r>
      <w:r w:rsidRPr="00AF6EBF">
        <w:rPr>
          <w:rFonts w:ascii="Times New Roman" w:hAnsi="Times New Roman" w:cs="Times New Roman"/>
          <w:b/>
          <w:bCs/>
        </w:rPr>
        <w:t>Share Purchase Agreement</w:t>
      </w:r>
      <w:r w:rsidRPr="00AF6EBF">
        <w:rPr>
          <w:rFonts w:ascii="Times New Roman" w:hAnsi="Times New Roman" w:cs="Times New Roman"/>
        </w:rPr>
        <w:t>”) and the transactions contemplated therein</w:t>
      </w:r>
      <w:r w:rsidRPr="0094368B">
        <w:rPr>
          <w:rFonts w:ascii="Times New Roman" w:hAnsi="Times New Roman" w:cs="Times New Roman"/>
          <w:lang w:val="en-US"/>
        </w:rPr>
        <w:t>.</w:t>
      </w:r>
      <w:r w:rsidR="007451CC" w:rsidRPr="00C867ED">
        <w:rPr>
          <w:rFonts w:ascii="Times New Roman" w:hAnsi="Times New Roman" w:cs="Times New Roman"/>
          <w:lang w:val="en-US"/>
        </w:rPr>
        <w:t xml:space="preserve"> </w:t>
      </w:r>
    </w:p>
    <w:p w14:paraId="50989C89" w14:textId="77777777" w:rsidR="00286A9B" w:rsidRPr="00354B8D" w:rsidRDefault="00286A9B" w:rsidP="00286A9B">
      <w:pPr>
        <w:pStyle w:val="ListParagraph"/>
        <w:ind w:firstLine="0"/>
      </w:pPr>
    </w:p>
    <w:tbl>
      <w:tblPr>
        <w:tblStyle w:val="TableGrid"/>
        <w:tblW w:w="822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5"/>
        <w:gridCol w:w="283"/>
        <w:gridCol w:w="316"/>
        <w:gridCol w:w="6176"/>
        <w:gridCol w:w="316"/>
      </w:tblGrid>
      <w:tr w:rsidR="00286A9B" w:rsidRPr="008D4A72" w14:paraId="0D4CD1E2" w14:textId="77777777" w:rsidTr="00F726B6">
        <w:trPr>
          <w:gridAfter w:val="1"/>
          <w:wAfter w:w="316" w:type="dxa"/>
          <w:trHeight w:val="848"/>
        </w:trPr>
        <w:tc>
          <w:tcPr>
            <w:tcW w:w="1135" w:type="dxa"/>
            <w:vAlign w:val="bottom"/>
          </w:tcPr>
          <w:p w14:paraId="09BA0E70" w14:textId="77777777" w:rsidR="00286A9B" w:rsidRDefault="00286A9B" w:rsidP="00F726B6">
            <w:pPr>
              <w:ind w:right="-388"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Signature</w:t>
            </w:r>
          </w:p>
        </w:tc>
        <w:tc>
          <w:tcPr>
            <w:tcW w:w="283" w:type="dxa"/>
            <w:vAlign w:val="bottom"/>
          </w:tcPr>
          <w:p w14:paraId="41C889EC" w14:textId="77777777" w:rsidR="00286A9B" w:rsidRDefault="00286A9B" w:rsidP="00F726B6">
            <w:pPr>
              <w:ind w:left="-111"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6492" w:type="dxa"/>
            <w:gridSpan w:val="2"/>
            <w:vAlign w:val="bottom"/>
          </w:tcPr>
          <w:p w14:paraId="455FF528" w14:textId="77777777" w:rsidR="00286A9B" w:rsidRPr="008D4A72" w:rsidRDefault="00286A9B" w:rsidP="00F726B6">
            <w:pPr>
              <w:tabs>
                <w:tab w:val="left" w:pos="276"/>
                <w:tab w:val="left" w:pos="2815"/>
              </w:tabs>
              <w:ind w:left="-246" w:firstLine="0"/>
              <w:rPr>
                <w:rFonts w:ascii="Times New Roman" w:hAnsi="Times New Roman" w:cs="Times New Roman"/>
                <w:kern w:val="0"/>
                <w:u w:val="single"/>
                <w14:ligatures w14:val="none"/>
              </w:rPr>
            </w:pPr>
            <w:r>
              <w:rPr>
                <w:rFonts w:ascii="Times New Roman" w:eastAsia="Times New Roman" w:hAnsi="Times New Roman" w:cs="Times New Roman"/>
                <w:kern w:val="0"/>
                <w:u w:val="single"/>
                <w14:ligatures w14:val="none"/>
              </w:rPr>
              <w:tab/>
            </w:r>
            <w:r>
              <w:rPr>
                <w:rFonts w:ascii="Times New Roman" w:hAnsi="Times New Roman" w:cs="Times New Roman"/>
                <w:kern w:val="0"/>
                <w:u w:val="single"/>
                <w14:ligatures w14:val="none"/>
              </w:rPr>
              <w:tab/>
            </w:r>
            <w:r>
              <w:rPr>
                <w:rFonts w:ascii="Times New Roman" w:hAnsi="Times New Roman" w:cs="Times New Roman"/>
                <w:kern w:val="0"/>
                <w:u w:val="single"/>
                <w14:ligatures w14:val="none"/>
              </w:rPr>
              <w:tab/>
            </w:r>
            <w:r>
              <w:rPr>
                <w:rFonts w:ascii="Times New Roman" w:hAnsi="Times New Roman" w:cs="Times New Roman"/>
                <w:kern w:val="0"/>
                <w:u w:val="single"/>
                <w14:ligatures w14:val="none"/>
              </w:rPr>
              <w:tab/>
            </w:r>
          </w:p>
        </w:tc>
      </w:tr>
      <w:tr w:rsidR="00286A9B" w14:paraId="1412DD5C" w14:textId="77777777" w:rsidTr="00F726B6">
        <w:tc>
          <w:tcPr>
            <w:tcW w:w="1135" w:type="dxa"/>
            <w:vAlign w:val="bottom"/>
          </w:tcPr>
          <w:p w14:paraId="571C701D" w14:textId="77777777" w:rsidR="00286A9B" w:rsidRDefault="00286A9B" w:rsidP="00F726B6">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Name</w:t>
            </w:r>
          </w:p>
        </w:tc>
        <w:tc>
          <w:tcPr>
            <w:tcW w:w="599" w:type="dxa"/>
            <w:gridSpan w:val="2"/>
            <w:vAlign w:val="bottom"/>
          </w:tcPr>
          <w:p w14:paraId="7905FE65" w14:textId="77777777" w:rsidR="00286A9B" w:rsidRDefault="00286A9B" w:rsidP="00F726B6">
            <w:pPr>
              <w:ind w:hanging="11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6492" w:type="dxa"/>
            <w:gridSpan w:val="2"/>
            <w:vAlign w:val="bottom"/>
          </w:tcPr>
          <w:p w14:paraId="75FD5E2D" w14:textId="77777777" w:rsidR="00286A9B" w:rsidRDefault="00286A9B" w:rsidP="00F726B6">
            <w:pPr>
              <w:ind w:firstLine="0"/>
              <w:rPr>
                <w:rFonts w:ascii="Times New Roman" w:eastAsia="Times New Roman" w:hAnsi="Times New Roman" w:cs="Times New Roman"/>
                <w:kern w:val="0"/>
                <w14:ligatures w14:val="none"/>
              </w:rPr>
            </w:pPr>
          </w:p>
        </w:tc>
      </w:tr>
      <w:tr w:rsidR="00286A9B" w14:paraId="34D12DAB" w14:textId="77777777" w:rsidTr="00F726B6">
        <w:tc>
          <w:tcPr>
            <w:tcW w:w="1135" w:type="dxa"/>
            <w:vAlign w:val="bottom"/>
          </w:tcPr>
          <w:p w14:paraId="32C2D363" w14:textId="77777777" w:rsidR="00286A9B" w:rsidRDefault="00286A9B" w:rsidP="00F726B6">
            <w:pPr>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Date</w:t>
            </w:r>
          </w:p>
        </w:tc>
        <w:tc>
          <w:tcPr>
            <w:tcW w:w="599" w:type="dxa"/>
            <w:gridSpan w:val="2"/>
            <w:vAlign w:val="bottom"/>
          </w:tcPr>
          <w:p w14:paraId="773442F2" w14:textId="77777777" w:rsidR="00286A9B" w:rsidRDefault="00286A9B" w:rsidP="00F726B6">
            <w:pPr>
              <w:ind w:hanging="11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6492" w:type="dxa"/>
            <w:gridSpan w:val="2"/>
            <w:vAlign w:val="bottom"/>
          </w:tcPr>
          <w:p w14:paraId="2AF930C8" w14:textId="77777777" w:rsidR="00286A9B" w:rsidRDefault="00286A9B" w:rsidP="00F726B6">
            <w:pPr>
              <w:ind w:firstLine="0"/>
              <w:rPr>
                <w:rFonts w:ascii="Times New Roman" w:eastAsia="Times New Roman" w:hAnsi="Times New Roman" w:cs="Times New Roman"/>
                <w:kern w:val="0"/>
                <w14:ligatures w14:val="none"/>
              </w:rPr>
            </w:pPr>
          </w:p>
        </w:tc>
      </w:tr>
    </w:tbl>
    <w:p w14:paraId="644F0874" w14:textId="77777777" w:rsidR="007451CC" w:rsidRPr="007451CC" w:rsidRDefault="007451CC" w:rsidP="007451CC"/>
    <w:p w14:paraId="581445E6" w14:textId="77777777" w:rsidR="004A0A77" w:rsidRDefault="004A0A77" w:rsidP="00EF64E6">
      <w:pPr>
        <w:ind w:firstLine="0"/>
        <w:jc w:val="center"/>
        <w:rPr>
          <w:rFonts w:ascii="Times New Roman" w:hAnsi="Times New Roman" w:cs="Times New Roman"/>
          <w:b/>
          <w:bCs/>
        </w:rPr>
        <w:sectPr w:rsidR="004A0A77" w:rsidSect="0058796D">
          <w:footerReference w:type="default" r:id="rId13"/>
          <w:pgSz w:w="11906" w:h="16838"/>
          <w:pgMar w:top="1440" w:right="1440" w:bottom="1440" w:left="1440" w:header="708" w:footer="708" w:gutter="0"/>
          <w:pgNumType w:start="1"/>
          <w:cols w:space="708"/>
          <w:docGrid w:linePitch="360"/>
        </w:sectPr>
      </w:pPr>
    </w:p>
    <w:p w14:paraId="40FB7B92" w14:textId="19F4DF24" w:rsidR="00367613" w:rsidRDefault="00EF64E6" w:rsidP="00EF64E6">
      <w:pPr>
        <w:ind w:firstLine="0"/>
        <w:jc w:val="center"/>
        <w:rPr>
          <w:rFonts w:ascii="Times New Roman" w:hAnsi="Times New Roman" w:cs="Times New Roman"/>
          <w:b/>
          <w:bCs/>
        </w:rPr>
      </w:pPr>
      <w:bookmarkStart w:id="61" w:name="ScheduleIII"/>
      <w:r w:rsidRPr="00EF64E6">
        <w:rPr>
          <w:rFonts w:ascii="Times New Roman" w:hAnsi="Times New Roman" w:cs="Times New Roman"/>
          <w:b/>
          <w:bCs/>
        </w:rPr>
        <w:lastRenderedPageBreak/>
        <w:t>SCHEDULE I</w:t>
      </w:r>
      <w:r w:rsidR="00D10B4E">
        <w:rPr>
          <w:rFonts w:ascii="Times New Roman" w:hAnsi="Times New Roman" w:cs="Times New Roman"/>
          <w:b/>
          <w:bCs/>
        </w:rPr>
        <w:t>I</w:t>
      </w:r>
      <w:r w:rsidR="009A5DF4">
        <w:rPr>
          <w:rFonts w:ascii="Times New Roman" w:hAnsi="Times New Roman" w:cs="Times New Roman"/>
          <w:b/>
          <w:bCs/>
        </w:rPr>
        <w:t>I</w:t>
      </w:r>
      <w:bookmarkEnd w:id="61"/>
    </w:p>
    <w:p w14:paraId="04D16544" w14:textId="680510E5" w:rsidR="00EF64E6" w:rsidRPr="00EF64E6" w:rsidRDefault="00EF64E6" w:rsidP="00EF64E6">
      <w:pPr>
        <w:ind w:firstLine="0"/>
        <w:jc w:val="center"/>
        <w:rPr>
          <w:rFonts w:ascii="Times New Roman" w:hAnsi="Times New Roman" w:cs="Times New Roman"/>
          <w:b/>
          <w:bCs/>
        </w:rPr>
      </w:pPr>
      <w:r w:rsidRPr="00EF64E6">
        <w:rPr>
          <w:rFonts w:ascii="Times New Roman" w:hAnsi="Times New Roman" w:cs="Times New Roman"/>
          <w:b/>
          <w:bCs/>
        </w:rPr>
        <w:t>SHAREHOLDER</w:t>
      </w:r>
      <w:r>
        <w:rPr>
          <w:rFonts w:ascii="Times New Roman" w:hAnsi="Times New Roman" w:cs="Times New Roman"/>
          <w:b/>
          <w:bCs/>
        </w:rPr>
        <w:t xml:space="preserve">’S </w:t>
      </w:r>
      <w:r w:rsidRPr="00EF64E6">
        <w:rPr>
          <w:rFonts w:ascii="Times New Roman" w:hAnsi="Times New Roman" w:cs="Times New Roman"/>
          <w:b/>
          <w:bCs/>
        </w:rPr>
        <w:t>WAIVER OF PRE-EMPTIVE RIGHTS</w:t>
      </w:r>
    </w:p>
    <w:p w14:paraId="7026A270" w14:textId="261C7EB6" w:rsidR="00EF64E6" w:rsidRPr="00EF64E6" w:rsidRDefault="00EF64E6" w:rsidP="00EF64E6">
      <w:pPr>
        <w:ind w:firstLine="0"/>
        <w:rPr>
          <w:rFonts w:ascii="Times New Roman" w:hAnsi="Times New Roman" w:cs="Times New Roman"/>
        </w:rPr>
      </w:pPr>
      <w:r w:rsidRPr="00EF64E6">
        <w:rPr>
          <w:rFonts w:ascii="Times New Roman" w:hAnsi="Times New Roman" w:cs="Times New Roman"/>
        </w:rPr>
        <w:t xml:space="preserve">To: </w:t>
      </w:r>
      <w:r w:rsidR="00902E73">
        <w:rPr>
          <w:rFonts w:ascii="Times New Roman" w:hAnsi="Times New Roman" w:cs="Times New Roman"/>
        </w:rPr>
        <w:t xml:space="preserve">Sunflower </w:t>
      </w:r>
      <w:proofErr w:type="spellStart"/>
      <w:r w:rsidR="00902E73">
        <w:rPr>
          <w:rFonts w:ascii="Times New Roman" w:hAnsi="Times New Roman" w:cs="Times New Roman"/>
        </w:rPr>
        <w:t>Pte.</w:t>
      </w:r>
      <w:proofErr w:type="spellEnd"/>
      <w:r w:rsidR="00902E73">
        <w:rPr>
          <w:rFonts w:ascii="Times New Roman" w:hAnsi="Times New Roman" w:cs="Times New Roman"/>
        </w:rPr>
        <w:t xml:space="preserve"> Ltd.</w:t>
      </w:r>
      <w:r w:rsidRPr="00EF64E6">
        <w:rPr>
          <w:rFonts w:ascii="Times New Roman" w:hAnsi="Times New Roman" w:cs="Times New Roman"/>
        </w:rPr>
        <w:t xml:space="preserve"> </w:t>
      </w:r>
      <w:r w:rsidRPr="00EF64E6">
        <w:rPr>
          <w:rFonts w:ascii="Times New Roman" w:hAnsi="Times New Roman" w:cs="Times New Roman"/>
        </w:rPr>
        <w:br/>
        <w:t>Date: [●]</w:t>
      </w:r>
    </w:p>
    <w:p w14:paraId="1532A07F" w14:textId="1E845995" w:rsidR="00EF64E6" w:rsidRPr="00EF64E6" w:rsidRDefault="00EF64E6" w:rsidP="00EF64E6">
      <w:pPr>
        <w:ind w:firstLine="0"/>
        <w:rPr>
          <w:rFonts w:ascii="Times New Roman" w:hAnsi="Times New Roman" w:cs="Times New Roman"/>
        </w:rPr>
      </w:pPr>
      <w:r w:rsidRPr="00EF64E6">
        <w:rPr>
          <w:rFonts w:ascii="Times New Roman" w:hAnsi="Times New Roman" w:cs="Times New Roman"/>
        </w:rPr>
        <w:t>Re: Waiver of Pre-Emptive Rights in Respect of the Transfer of Shares in</w:t>
      </w:r>
      <w:r w:rsidR="00CF461C">
        <w:rPr>
          <w:rFonts w:ascii="Times New Roman" w:hAnsi="Times New Roman" w:cs="Times New Roman"/>
        </w:rPr>
        <w:t xml:space="preserve"> Camillia </w:t>
      </w:r>
      <w:proofErr w:type="spellStart"/>
      <w:r w:rsidR="00CF461C">
        <w:rPr>
          <w:rFonts w:ascii="Times New Roman" w:hAnsi="Times New Roman" w:cs="Times New Roman"/>
        </w:rPr>
        <w:t>Pte.</w:t>
      </w:r>
      <w:proofErr w:type="spellEnd"/>
      <w:r w:rsidR="00CF461C">
        <w:rPr>
          <w:rFonts w:ascii="Times New Roman" w:hAnsi="Times New Roman" w:cs="Times New Roman"/>
        </w:rPr>
        <w:t xml:space="preserve"> Ltd.</w:t>
      </w:r>
    </w:p>
    <w:p w14:paraId="5243DAB6" w14:textId="228CC2B2" w:rsidR="00EF64E6" w:rsidRPr="00EF64E6" w:rsidRDefault="00F352B0" w:rsidP="00EF64E6">
      <w:pPr>
        <w:ind w:firstLine="0"/>
        <w:rPr>
          <w:rFonts w:ascii="Times New Roman" w:hAnsi="Times New Roman" w:cs="Times New Roman"/>
        </w:rPr>
      </w:pPr>
      <w:r>
        <w:rPr>
          <w:rFonts w:ascii="Times New Roman" w:hAnsi="Times New Roman" w:cs="Times New Roman"/>
        </w:rPr>
        <w:t>[</w:t>
      </w:r>
      <w:r w:rsidR="00EF64E6" w:rsidRPr="00EF64E6">
        <w:rPr>
          <w:rFonts w:ascii="Times New Roman" w:hAnsi="Times New Roman" w:cs="Times New Roman"/>
        </w:rPr>
        <w:t>I</w:t>
      </w:r>
      <w:r>
        <w:rPr>
          <w:rFonts w:ascii="Times New Roman" w:hAnsi="Times New Roman" w:cs="Times New Roman"/>
        </w:rPr>
        <w:t>/We]</w:t>
      </w:r>
      <w:r w:rsidR="00EF64E6" w:rsidRPr="00EF64E6">
        <w:rPr>
          <w:rFonts w:ascii="Times New Roman" w:hAnsi="Times New Roman" w:cs="Times New Roman"/>
        </w:rPr>
        <w:t xml:space="preserve">, the undersigned, being a shareholder of </w:t>
      </w:r>
      <w:r w:rsidR="00376A68">
        <w:rPr>
          <w:rFonts w:ascii="Times New Roman" w:hAnsi="Times New Roman" w:cs="Times New Roman"/>
        </w:rPr>
        <w:t xml:space="preserve">Camillia </w:t>
      </w:r>
      <w:proofErr w:type="spellStart"/>
      <w:r w:rsidR="00376A68">
        <w:rPr>
          <w:rFonts w:ascii="Times New Roman" w:hAnsi="Times New Roman" w:cs="Times New Roman"/>
        </w:rPr>
        <w:t>Pte.</w:t>
      </w:r>
      <w:proofErr w:type="spellEnd"/>
      <w:r w:rsidR="00376A68">
        <w:rPr>
          <w:rFonts w:ascii="Times New Roman" w:hAnsi="Times New Roman" w:cs="Times New Roman"/>
        </w:rPr>
        <w:t xml:space="preserve"> Ltd.</w:t>
      </w:r>
      <w:r w:rsidR="00324D8B">
        <w:rPr>
          <w:rFonts w:ascii="Times New Roman" w:hAnsi="Times New Roman" w:cs="Times New Roman"/>
        </w:rPr>
        <w:t xml:space="preserve"> (the “</w:t>
      </w:r>
      <w:r w:rsidR="00324D8B" w:rsidRPr="00324D8B">
        <w:rPr>
          <w:rFonts w:ascii="Times New Roman" w:hAnsi="Times New Roman" w:cs="Times New Roman"/>
          <w:b/>
          <w:bCs/>
        </w:rPr>
        <w:t>Company</w:t>
      </w:r>
      <w:r w:rsidR="00324D8B">
        <w:rPr>
          <w:rFonts w:ascii="Times New Roman" w:hAnsi="Times New Roman" w:cs="Times New Roman"/>
        </w:rPr>
        <w:t>”)</w:t>
      </w:r>
      <w:r w:rsidR="00EF64E6" w:rsidRPr="00EF64E6">
        <w:rPr>
          <w:rFonts w:ascii="Times New Roman" w:hAnsi="Times New Roman" w:cs="Times New Roman"/>
        </w:rPr>
        <w:t xml:space="preserve">, acknowledge that pursuant to the </w:t>
      </w:r>
      <w:r w:rsidR="007210F9">
        <w:rPr>
          <w:rFonts w:ascii="Times New Roman" w:hAnsi="Times New Roman" w:cs="Times New Roman"/>
        </w:rPr>
        <w:t>s</w:t>
      </w:r>
      <w:r w:rsidR="00EF64E6" w:rsidRPr="00EF64E6">
        <w:rPr>
          <w:rFonts w:ascii="Times New Roman" w:hAnsi="Times New Roman" w:cs="Times New Roman"/>
        </w:rPr>
        <w:t>hareholders</w:t>
      </w:r>
      <w:r>
        <w:rPr>
          <w:rFonts w:ascii="Times New Roman" w:hAnsi="Times New Roman" w:cs="Times New Roman"/>
        </w:rPr>
        <w:t>’</w:t>
      </w:r>
      <w:r w:rsidR="00EF64E6" w:rsidRPr="00EF64E6">
        <w:rPr>
          <w:rFonts w:ascii="Times New Roman" w:hAnsi="Times New Roman" w:cs="Times New Roman"/>
        </w:rPr>
        <w:t xml:space="preserve"> </w:t>
      </w:r>
      <w:r w:rsidR="007210F9">
        <w:rPr>
          <w:rFonts w:ascii="Times New Roman" w:hAnsi="Times New Roman" w:cs="Times New Roman"/>
        </w:rPr>
        <w:t>a</w:t>
      </w:r>
      <w:r w:rsidR="00EF64E6" w:rsidRPr="00EF64E6">
        <w:rPr>
          <w:rFonts w:ascii="Times New Roman" w:hAnsi="Times New Roman" w:cs="Times New Roman"/>
        </w:rPr>
        <w:t xml:space="preserve">greement dated </w:t>
      </w:r>
      <w:r w:rsidR="00396862">
        <w:rPr>
          <w:rFonts w:ascii="Times New Roman" w:hAnsi="Times New Roman" w:cs="Times New Roman"/>
        </w:rPr>
        <w:t>November 11, 2026</w:t>
      </w:r>
      <w:r w:rsidR="00EF64E6" w:rsidRPr="00EF64E6">
        <w:rPr>
          <w:rFonts w:ascii="Times New Roman" w:hAnsi="Times New Roman" w:cs="Times New Roman"/>
        </w:rPr>
        <w:t xml:space="preserve"> (the “</w:t>
      </w:r>
      <w:r w:rsidR="00EF64E6" w:rsidRPr="00EF64E6">
        <w:rPr>
          <w:rFonts w:ascii="Times New Roman" w:hAnsi="Times New Roman" w:cs="Times New Roman"/>
          <w:b/>
          <w:bCs/>
        </w:rPr>
        <w:t>S</w:t>
      </w:r>
      <w:r w:rsidR="007210F9">
        <w:rPr>
          <w:rFonts w:ascii="Times New Roman" w:hAnsi="Times New Roman" w:cs="Times New Roman"/>
          <w:b/>
          <w:bCs/>
        </w:rPr>
        <w:t>hareholders’ Agreement</w:t>
      </w:r>
      <w:r w:rsidR="00EF64E6" w:rsidRPr="00EF64E6">
        <w:rPr>
          <w:rFonts w:ascii="Times New Roman" w:hAnsi="Times New Roman" w:cs="Times New Roman"/>
        </w:rPr>
        <w:t xml:space="preserve">”), </w:t>
      </w:r>
      <w:r>
        <w:rPr>
          <w:rFonts w:ascii="Times New Roman" w:hAnsi="Times New Roman" w:cs="Times New Roman"/>
        </w:rPr>
        <w:t>[</w:t>
      </w:r>
      <w:r w:rsidR="00EF64E6" w:rsidRPr="00EF64E6">
        <w:rPr>
          <w:rFonts w:ascii="Times New Roman" w:hAnsi="Times New Roman" w:cs="Times New Roman"/>
        </w:rPr>
        <w:t>I/we</w:t>
      </w:r>
      <w:r>
        <w:rPr>
          <w:rFonts w:ascii="Times New Roman" w:hAnsi="Times New Roman" w:cs="Times New Roman"/>
        </w:rPr>
        <w:t>]</w:t>
      </w:r>
      <w:r w:rsidR="00EF64E6" w:rsidRPr="00EF64E6">
        <w:rPr>
          <w:rFonts w:ascii="Times New Roman" w:hAnsi="Times New Roman" w:cs="Times New Roman"/>
        </w:rPr>
        <w:t xml:space="preserve"> have a pre-emptive right in respect of the proposed transfer of </w:t>
      </w:r>
      <w:r w:rsidR="008E39DC">
        <w:rPr>
          <w:rFonts w:ascii="Times New Roman" w:hAnsi="Times New Roman" w:cs="Times New Roman"/>
        </w:rPr>
        <w:t>450,000</w:t>
      </w:r>
      <w:r w:rsidR="00EF64E6" w:rsidRPr="00EF64E6">
        <w:rPr>
          <w:rFonts w:ascii="Times New Roman" w:hAnsi="Times New Roman" w:cs="Times New Roman"/>
        </w:rPr>
        <w:t xml:space="preserve"> ordinary shares (the “</w:t>
      </w:r>
      <w:r w:rsidR="00C00622">
        <w:rPr>
          <w:rFonts w:ascii="Times New Roman" w:hAnsi="Times New Roman" w:cs="Times New Roman"/>
          <w:b/>
          <w:bCs/>
        </w:rPr>
        <w:t xml:space="preserve">Sale </w:t>
      </w:r>
      <w:r w:rsidR="00EF64E6" w:rsidRPr="00EF64E6">
        <w:rPr>
          <w:rFonts w:ascii="Times New Roman" w:hAnsi="Times New Roman" w:cs="Times New Roman"/>
          <w:b/>
          <w:bCs/>
        </w:rPr>
        <w:t>Shares</w:t>
      </w:r>
      <w:r w:rsidR="00EF64E6" w:rsidRPr="00EF64E6">
        <w:rPr>
          <w:rFonts w:ascii="Times New Roman" w:hAnsi="Times New Roman" w:cs="Times New Roman"/>
        </w:rPr>
        <w:t xml:space="preserve">”) in </w:t>
      </w:r>
      <w:r w:rsidR="00324D8B">
        <w:rPr>
          <w:rFonts w:ascii="Times New Roman" w:hAnsi="Times New Roman" w:cs="Times New Roman"/>
        </w:rPr>
        <w:t>the Company</w:t>
      </w:r>
      <w:r w:rsidR="00EF64E6" w:rsidRPr="00EF64E6">
        <w:rPr>
          <w:rFonts w:ascii="Times New Roman" w:hAnsi="Times New Roman" w:cs="Times New Roman"/>
        </w:rPr>
        <w:t xml:space="preserve"> by </w:t>
      </w:r>
      <w:r w:rsidR="008E39DC">
        <w:rPr>
          <w:rFonts w:ascii="Times New Roman" w:hAnsi="Times New Roman" w:cs="Times New Roman"/>
        </w:rPr>
        <w:t xml:space="preserve">Sunflower </w:t>
      </w:r>
      <w:proofErr w:type="spellStart"/>
      <w:r w:rsidR="008E39DC">
        <w:rPr>
          <w:rFonts w:ascii="Times New Roman" w:hAnsi="Times New Roman" w:cs="Times New Roman"/>
        </w:rPr>
        <w:t>Pte.</w:t>
      </w:r>
      <w:proofErr w:type="spellEnd"/>
      <w:r w:rsidR="008E39DC">
        <w:rPr>
          <w:rFonts w:ascii="Times New Roman" w:hAnsi="Times New Roman" w:cs="Times New Roman"/>
        </w:rPr>
        <w:t xml:space="preserve"> Ltd.</w:t>
      </w:r>
      <w:r w:rsidR="00EF64E6" w:rsidRPr="00EF64E6">
        <w:rPr>
          <w:rFonts w:ascii="Times New Roman" w:hAnsi="Times New Roman" w:cs="Times New Roman"/>
        </w:rPr>
        <w:t xml:space="preserve"> to </w:t>
      </w:r>
      <w:r w:rsidR="008E39DC">
        <w:rPr>
          <w:rFonts w:ascii="Times New Roman" w:hAnsi="Times New Roman" w:cs="Times New Roman"/>
        </w:rPr>
        <w:t xml:space="preserve">Begonia </w:t>
      </w:r>
      <w:proofErr w:type="spellStart"/>
      <w:r w:rsidR="008E39DC">
        <w:rPr>
          <w:rFonts w:ascii="Times New Roman" w:hAnsi="Times New Roman" w:cs="Times New Roman"/>
        </w:rPr>
        <w:t>Pte.</w:t>
      </w:r>
      <w:proofErr w:type="spellEnd"/>
      <w:r w:rsidR="008E39DC">
        <w:rPr>
          <w:rFonts w:ascii="Times New Roman" w:hAnsi="Times New Roman" w:cs="Times New Roman"/>
        </w:rPr>
        <w:t xml:space="preserve"> Ltd.</w:t>
      </w:r>
      <w:r w:rsidR="00EF64E6" w:rsidRPr="00EF64E6">
        <w:rPr>
          <w:rFonts w:ascii="Times New Roman" w:hAnsi="Times New Roman" w:cs="Times New Roman"/>
        </w:rPr>
        <w:t xml:space="preserve"> under the </w:t>
      </w:r>
      <w:r w:rsidR="00932969">
        <w:rPr>
          <w:rFonts w:ascii="Times New Roman" w:hAnsi="Times New Roman" w:cs="Times New Roman"/>
        </w:rPr>
        <w:t>s</w:t>
      </w:r>
      <w:r w:rsidR="00EF64E6" w:rsidRPr="00EF64E6">
        <w:rPr>
          <w:rFonts w:ascii="Times New Roman" w:hAnsi="Times New Roman" w:cs="Times New Roman"/>
        </w:rPr>
        <w:t xml:space="preserve">hare </w:t>
      </w:r>
      <w:r w:rsidR="00932969">
        <w:rPr>
          <w:rFonts w:ascii="Times New Roman" w:hAnsi="Times New Roman" w:cs="Times New Roman"/>
        </w:rPr>
        <w:t>p</w:t>
      </w:r>
      <w:r w:rsidR="00EF64E6" w:rsidRPr="00EF64E6">
        <w:rPr>
          <w:rFonts w:ascii="Times New Roman" w:hAnsi="Times New Roman" w:cs="Times New Roman"/>
        </w:rPr>
        <w:t xml:space="preserve">urchase </w:t>
      </w:r>
      <w:r w:rsidR="00932969">
        <w:rPr>
          <w:rFonts w:ascii="Times New Roman" w:hAnsi="Times New Roman" w:cs="Times New Roman"/>
        </w:rPr>
        <w:t>a</w:t>
      </w:r>
      <w:r w:rsidR="00EF64E6" w:rsidRPr="00EF64E6">
        <w:rPr>
          <w:rFonts w:ascii="Times New Roman" w:hAnsi="Times New Roman" w:cs="Times New Roman"/>
        </w:rPr>
        <w:t xml:space="preserve">greement dated </w:t>
      </w:r>
      <w:r w:rsidR="009031CC">
        <w:rPr>
          <w:rFonts w:ascii="Times New Roman" w:hAnsi="Times New Roman" w:cs="Times New Roman"/>
        </w:rPr>
        <w:t>December 1, 2029</w:t>
      </w:r>
      <w:r w:rsidR="00EF64E6" w:rsidRPr="00EF64E6">
        <w:rPr>
          <w:rFonts w:ascii="Times New Roman" w:hAnsi="Times New Roman" w:cs="Times New Roman"/>
        </w:rPr>
        <w:t xml:space="preserve"> (the “</w:t>
      </w:r>
      <w:r w:rsidR="00EF64E6" w:rsidRPr="00EF64E6">
        <w:rPr>
          <w:rFonts w:ascii="Times New Roman" w:hAnsi="Times New Roman" w:cs="Times New Roman"/>
          <w:b/>
          <w:bCs/>
        </w:rPr>
        <w:t>S</w:t>
      </w:r>
      <w:r w:rsidR="00932969">
        <w:rPr>
          <w:rFonts w:ascii="Times New Roman" w:hAnsi="Times New Roman" w:cs="Times New Roman"/>
          <w:b/>
          <w:bCs/>
        </w:rPr>
        <w:t xml:space="preserve">hare </w:t>
      </w:r>
      <w:r w:rsidR="00EF64E6" w:rsidRPr="00EF64E6">
        <w:rPr>
          <w:rFonts w:ascii="Times New Roman" w:hAnsi="Times New Roman" w:cs="Times New Roman"/>
          <w:b/>
          <w:bCs/>
        </w:rPr>
        <w:t>P</w:t>
      </w:r>
      <w:r w:rsidR="00932969">
        <w:rPr>
          <w:rFonts w:ascii="Times New Roman" w:hAnsi="Times New Roman" w:cs="Times New Roman"/>
          <w:b/>
          <w:bCs/>
        </w:rPr>
        <w:t xml:space="preserve">urchase </w:t>
      </w:r>
      <w:r w:rsidR="00EF64E6" w:rsidRPr="00EF64E6">
        <w:rPr>
          <w:rFonts w:ascii="Times New Roman" w:hAnsi="Times New Roman" w:cs="Times New Roman"/>
          <w:b/>
          <w:bCs/>
        </w:rPr>
        <w:t>A</w:t>
      </w:r>
      <w:r w:rsidR="00932969">
        <w:rPr>
          <w:rFonts w:ascii="Times New Roman" w:hAnsi="Times New Roman" w:cs="Times New Roman"/>
          <w:b/>
          <w:bCs/>
        </w:rPr>
        <w:t>greement</w:t>
      </w:r>
      <w:r w:rsidR="00EF64E6" w:rsidRPr="00EF64E6">
        <w:rPr>
          <w:rFonts w:ascii="Times New Roman" w:hAnsi="Times New Roman" w:cs="Times New Roman"/>
        </w:rPr>
        <w:t>”).</w:t>
      </w:r>
    </w:p>
    <w:p w14:paraId="102A6943" w14:textId="60894927" w:rsidR="00EF64E6" w:rsidRPr="00EF64E6" w:rsidRDefault="00B502F1" w:rsidP="00EF64E6">
      <w:pPr>
        <w:ind w:firstLine="0"/>
        <w:rPr>
          <w:rFonts w:ascii="Times New Roman" w:hAnsi="Times New Roman" w:cs="Times New Roman"/>
        </w:rPr>
      </w:pPr>
      <w:r>
        <w:rPr>
          <w:rFonts w:ascii="Times New Roman" w:hAnsi="Times New Roman" w:cs="Times New Roman"/>
        </w:rPr>
        <w:t>[I</w:t>
      </w:r>
      <w:r w:rsidR="00EF64E6" w:rsidRPr="00EF64E6">
        <w:rPr>
          <w:rFonts w:ascii="Times New Roman" w:hAnsi="Times New Roman" w:cs="Times New Roman"/>
        </w:rPr>
        <w:t>/We</w:t>
      </w:r>
      <w:r>
        <w:rPr>
          <w:rFonts w:ascii="Times New Roman" w:hAnsi="Times New Roman" w:cs="Times New Roman"/>
        </w:rPr>
        <w:t>]</w:t>
      </w:r>
      <w:r w:rsidR="00EF64E6" w:rsidRPr="00EF64E6">
        <w:rPr>
          <w:rFonts w:ascii="Times New Roman" w:hAnsi="Times New Roman" w:cs="Times New Roman"/>
        </w:rPr>
        <w:t xml:space="preserve"> hereby unconditionally and irrevocably waive </w:t>
      </w:r>
      <w:r w:rsidR="00A70350">
        <w:rPr>
          <w:rFonts w:ascii="Times New Roman" w:hAnsi="Times New Roman" w:cs="Times New Roman"/>
        </w:rPr>
        <w:t>[</w:t>
      </w:r>
      <w:r w:rsidR="00EF64E6" w:rsidRPr="00EF64E6">
        <w:rPr>
          <w:rFonts w:ascii="Times New Roman" w:hAnsi="Times New Roman" w:cs="Times New Roman"/>
        </w:rPr>
        <w:t>my/our</w:t>
      </w:r>
      <w:r w:rsidR="00A70350">
        <w:rPr>
          <w:rFonts w:ascii="Times New Roman" w:hAnsi="Times New Roman" w:cs="Times New Roman"/>
        </w:rPr>
        <w:t>]</w:t>
      </w:r>
      <w:r w:rsidR="00EF64E6" w:rsidRPr="00EF64E6">
        <w:rPr>
          <w:rFonts w:ascii="Times New Roman" w:hAnsi="Times New Roman" w:cs="Times New Roman"/>
        </w:rPr>
        <w:t xml:space="preserve"> pre-emptive rights under the S</w:t>
      </w:r>
      <w:r w:rsidR="004A6F7F">
        <w:rPr>
          <w:rFonts w:ascii="Times New Roman" w:hAnsi="Times New Roman" w:cs="Times New Roman"/>
        </w:rPr>
        <w:t>hareholders’ Agreement</w:t>
      </w:r>
      <w:r w:rsidR="00EF64E6" w:rsidRPr="00EF64E6">
        <w:rPr>
          <w:rFonts w:ascii="Times New Roman" w:hAnsi="Times New Roman" w:cs="Times New Roman"/>
        </w:rPr>
        <w:t xml:space="preserve"> in respect of the transfer of the </w:t>
      </w:r>
      <w:r w:rsidR="00C00622">
        <w:rPr>
          <w:rFonts w:ascii="Times New Roman" w:hAnsi="Times New Roman" w:cs="Times New Roman"/>
        </w:rPr>
        <w:t xml:space="preserve">Sale </w:t>
      </w:r>
      <w:r w:rsidR="00EF64E6" w:rsidRPr="00EF64E6">
        <w:rPr>
          <w:rFonts w:ascii="Times New Roman" w:hAnsi="Times New Roman" w:cs="Times New Roman"/>
        </w:rPr>
        <w:t>Shares and consent to the proposed transfer</w:t>
      </w:r>
      <w:r w:rsidR="00A70350">
        <w:rPr>
          <w:rFonts w:ascii="Times New Roman" w:hAnsi="Times New Roman" w:cs="Times New Roman"/>
        </w:rPr>
        <w:t xml:space="preserve"> of the </w:t>
      </w:r>
      <w:r w:rsidR="00427FE6">
        <w:rPr>
          <w:rFonts w:ascii="Times New Roman" w:hAnsi="Times New Roman" w:cs="Times New Roman"/>
        </w:rPr>
        <w:t xml:space="preserve">Sale </w:t>
      </w:r>
      <w:r w:rsidR="00A70350">
        <w:rPr>
          <w:rFonts w:ascii="Times New Roman" w:hAnsi="Times New Roman" w:cs="Times New Roman"/>
        </w:rPr>
        <w:t>Shares</w:t>
      </w:r>
      <w:r w:rsidR="00EF64E6" w:rsidRPr="00EF64E6">
        <w:rPr>
          <w:rFonts w:ascii="Times New Roman" w:hAnsi="Times New Roman" w:cs="Times New Roman"/>
        </w:rPr>
        <w:t xml:space="preserve"> in accordance with the terms of the S</w:t>
      </w:r>
      <w:r w:rsidR="004A6F7F">
        <w:rPr>
          <w:rFonts w:ascii="Times New Roman" w:hAnsi="Times New Roman" w:cs="Times New Roman"/>
        </w:rPr>
        <w:t>hare Purchase Agreement</w:t>
      </w:r>
      <w:r w:rsidR="00EF64E6" w:rsidRPr="00EF64E6">
        <w:rPr>
          <w:rFonts w:ascii="Times New Roman" w:hAnsi="Times New Roman" w:cs="Times New Roman"/>
        </w:rPr>
        <w:t>.</w:t>
      </w:r>
    </w:p>
    <w:p w14:paraId="4614ED75" w14:textId="5E54389F" w:rsidR="00EF64E6" w:rsidRPr="00EF64E6" w:rsidRDefault="00B502F1" w:rsidP="00EF64E6">
      <w:pPr>
        <w:ind w:firstLine="0"/>
        <w:rPr>
          <w:rFonts w:ascii="Times New Roman" w:hAnsi="Times New Roman" w:cs="Times New Roman"/>
        </w:rPr>
      </w:pPr>
      <w:r>
        <w:rPr>
          <w:rFonts w:ascii="Times New Roman" w:hAnsi="Times New Roman" w:cs="Times New Roman"/>
        </w:rPr>
        <w:t>[</w:t>
      </w:r>
      <w:r w:rsidR="00EF64E6" w:rsidRPr="00EF64E6">
        <w:rPr>
          <w:rFonts w:ascii="Times New Roman" w:hAnsi="Times New Roman" w:cs="Times New Roman"/>
        </w:rPr>
        <w:t>I/We</w:t>
      </w:r>
      <w:r>
        <w:rPr>
          <w:rFonts w:ascii="Times New Roman" w:hAnsi="Times New Roman" w:cs="Times New Roman"/>
        </w:rPr>
        <w:t>]</w:t>
      </w:r>
      <w:r w:rsidR="00EF64E6" w:rsidRPr="00EF64E6">
        <w:rPr>
          <w:rFonts w:ascii="Times New Roman" w:hAnsi="Times New Roman" w:cs="Times New Roman"/>
        </w:rPr>
        <w:t xml:space="preserve"> confirm that </w:t>
      </w:r>
      <w:r w:rsidR="007210F9">
        <w:rPr>
          <w:rFonts w:ascii="Times New Roman" w:hAnsi="Times New Roman" w:cs="Times New Roman"/>
        </w:rPr>
        <w:t>[I/</w:t>
      </w:r>
      <w:r w:rsidR="00EF64E6" w:rsidRPr="00EF64E6">
        <w:rPr>
          <w:rFonts w:ascii="Times New Roman" w:hAnsi="Times New Roman" w:cs="Times New Roman"/>
        </w:rPr>
        <w:t>we</w:t>
      </w:r>
      <w:r w:rsidR="007210F9">
        <w:rPr>
          <w:rFonts w:ascii="Times New Roman" w:hAnsi="Times New Roman" w:cs="Times New Roman"/>
        </w:rPr>
        <w:t>]</w:t>
      </w:r>
      <w:r w:rsidR="00EF64E6" w:rsidRPr="00EF64E6">
        <w:rPr>
          <w:rFonts w:ascii="Times New Roman" w:hAnsi="Times New Roman" w:cs="Times New Roman"/>
        </w:rPr>
        <w:t xml:space="preserve"> shall take all necessary steps and execute all documents reasonably required to give effect to the transfer of the </w:t>
      </w:r>
      <w:r w:rsidR="00241089">
        <w:rPr>
          <w:rFonts w:ascii="Times New Roman" w:hAnsi="Times New Roman" w:cs="Times New Roman"/>
        </w:rPr>
        <w:t xml:space="preserve">Sale </w:t>
      </w:r>
      <w:r w:rsidR="00EF64E6" w:rsidRPr="00EF64E6">
        <w:rPr>
          <w:rFonts w:ascii="Times New Roman" w:hAnsi="Times New Roman" w:cs="Times New Roman"/>
        </w:rPr>
        <w:t>Shares</w:t>
      </w:r>
      <w:r w:rsidR="00427FE6">
        <w:rPr>
          <w:rFonts w:ascii="Times New Roman" w:hAnsi="Times New Roman" w:cs="Times New Roman"/>
        </w:rPr>
        <w:t xml:space="preserve"> </w:t>
      </w:r>
      <w:r w:rsidR="00427FE6" w:rsidRPr="0082148B">
        <w:rPr>
          <w:rFonts w:ascii="Times New Roman" w:hAnsi="Times New Roman" w:cs="Times New Roman"/>
        </w:rPr>
        <w:t>as contemplated by the S</w:t>
      </w:r>
      <w:r w:rsidR="00427FE6">
        <w:rPr>
          <w:rFonts w:ascii="Times New Roman" w:hAnsi="Times New Roman" w:cs="Times New Roman"/>
        </w:rPr>
        <w:t>hare Purchase Agreement</w:t>
      </w:r>
      <w:r w:rsidR="00EF64E6" w:rsidRPr="00EF64E6">
        <w:rPr>
          <w:rFonts w:ascii="Times New Roman" w:hAnsi="Times New Roman" w:cs="Times New Roman"/>
        </w:rPr>
        <w:t>.</w:t>
      </w:r>
    </w:p>
    <w:p w14:paraId="41ACAC72" w14:textId="26AD22DA" w:rsidR="00EF64E6" w:rsidRPr="00CC4328" w:rsidRDefault="00EF64E6" w:rsidP="00EF64E6">
      <w:pPr>
        <w:ind w:firstLine="0"/>
        <w:rPr>
          <w:rFonts w:ascii="Times New Roman" w:hAnsi="Times New Roman" w:cs="Times New Roman"/>
        </w:rPr>
      </w:pPr>
      <w:r w:rsidRPr="00EF64E6">
        <w:rPr>
          <w:rFonts w:ascii="Times New Roman" w:hAnsi="Times New Roman" w:cs="Times New Roman"/>
        </w:rPr>
        <w:t xml:space="preserve">This waiver and consent shall take effect immediately and remain binding upon </w:t>
      </w:r>
      <w:r w:rsidR="00A70350">
        <w:rPr>
          <w:rFonts w:ascii="Times New Roman" w:hAnsi="Times New Roman" w:cs="Times New Roman"/>
        </w:rPr>
        <w:t>[</w:t>
      </w:r>
      <w:r w:rsidRPr="00EF64E6">
        <w:rPr>
          <w:rFonts w:ascii="Times New Roman" w:hAnsi="Times New Roman" w:cs="Times New Roman"/>
        </w:rPr>
        <w:t>me/us</w:t>
      </w:r>
      <w:r w:rsidR="00A70350">
        <w:rPr>
          <w:rFonts w:ascii="Times New Roman" w:hAnsi="Times New Roman" w:cs="Times New Roman"/>
        </w:rPr>
        <w:t>]</w:t>
      </w:r>
      <w:r w:rsidRPr="00EF64E6">
        <w:rPr>
          <w:rFonts w:ascii="Times New Roman" w:hAnsi="Times New Roman" w:cs="Times New Roman"/>
        </w:rPr>
        <w:t>.</w:t>
      </w:r>
    </w:p>
    <w:tbl>
      <w:tblPr>
        <w:tblStyle w:val="TableGrid"/>
        <w:tblW w:w="822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5"/>
        <w:gridCol w:w="283"/>
        <w:gridCol w:w="316"/>
        <w:gridCol w:w="6176"/>
        <w:gridCol w:w="302"/>
        <w:gridCol w:w="14"/>
      </w:tblGrid>
      <w:tr w:rsidR="00A70350" w:rsidRPr="00BD7033" w14:paraId="65E3CA62" w14:textId="77777777" w:rsidTr="00A70350">
        <w:trPr>
          <w:gridAfter w:val="1"/>
          <w:wAfter w:w="14" w:type="dxa"/>
        </w:trPr>
        <w:tc>
          <w:tcPr>
            <w:tcW w:w="8212" w:type="dxa"/>
            <w:gridSpan w:val="5"/>
          </w:tcPr>
          <w:p w14:paraId="6F62A43F" w14:textId="7FF41D3B" w:rsidR="00A70350" w:rsidRDefault="009461E9" w:rsidP="00F726B6">
            <w:pPr>
              <w:ind w:right="-255" w:firstLine="0"/>
              <w:rPr>
                <w:rFonts w:ascii="Times New Roman" w:hAnsi="Times New Roman" w:cs="Times New Roman"/>
                <w:b/>
                <w:bCs/>
                <w:kern w:val="0"/>
                <w14:ligatures w14:val="none"/>
              </w:rPr>
            </w:pPr>
            <w:r>
              <w:rPr>
                <w:rFonts w:ascii="Times New Roman" w:hAnsi="Times New Roman" w:cs="Times New Roman"/>
                <w:b/>
                <w:bCs/>
                <w:kern w:val="0"/>
                <w14:ligatures w14:val="none"/>
              </w:rPr>
              <w:t>Signed f</w:t>
            </w:r>
            <w:r w:rsidR="00A70350">
              <w:rPr>
                <w:rFonts w:ascii="Times New Roman" w:hAnsi="Times New Roman" w:cs="Times New Roman" w:hint="eastAsia"/>
                <w:b/>
                <w:bCs/>
                <w:kern w:val="0"/>
                <w14:ligatures w14:val="none"/>
              </w:rPr>
              <w:t xml:space="preserve">or and on behalf of </w:t>
            </w:r>
          </w:p>
          <w:p w14:paraId="3643E638" w14:textId="5C3AD3A2" w:rsidR="00A70350" w:rsidRPr="00BD7033" w:rsidRDefault="00A70350" w:rsidP="00F726B6">
            <w:pPr>
              <w:ind w:firstLine="0"/>
              <w:rPr>
                <w:rFonts w:ascii="Times New Roman" w:hAnsi="Times New Roman" w:cs="Times New Roman"/>
                <w:b/>
                <w:bCs/>
                <w:kern w:val="0"/>
                <w14:ligatures w14:val="none"/>
              </w:rPr>
            </w:pPr>
            <w:r>
              <w:rPr>
                <w:rFonts w:ascii="Times New Roman" w:hAnsi="Times New Roman" w:cs="Times New Roman" w:hint="eastAsia"/>
                <w:b/>
                <w:bCs/>
                <w:kern w:val="0"/>
                <w14:ligatures w14:val="none"/>
              </w:rPr>
              <w:t>[</w:t>
            </w:r>
            <w:r w:rsidR="00427FE6">
              <w:rPr>
                <w:rFonts w:ascii="Times New Roman" w:hAnsi="Times New Roman" w:cs="Times New Roman"/>
                <w:b/>
                <w:bCs/>
                <w:kern w:val="0"/>
                <w14:ligatures w14:val="none"/>
              </w:rPr>
              <w:t>SHAREHOLDER</w:t>
            </w:r>
            <w:r>
              <w:rPr>
                <w:rFonts w:ascii="Times New Roman" w:hAnsi="Times New Roman" w:cs="Times New Roman"/>
                <w:b/>
                <w:bCs/>
                <w:kern w:val="0"/>
                <w14:ligatures w14:val="none"/>
              </w:rPr>
              <w:t>’</w:t>
            </w:r>
            <w:r>
              <w:rPr>
                <w:rFonts w:ascii="Times New Roman" w:hAnsi="Times New Roman" w:cs="Times New Roman" w:hint="eastAsia"/>
                <w:b/>
                <w:bCs/>
                <w:kern w:val="0"/>
                <w14:ligatures w14:val="none"/>
              </w:rPr>
              <w:t>S NAME]</w:t>
            </w:r>
          </w:p>
        </w:tc>
      </w:tr>
      <w:tr w:rsidR="00A70350" w:rsidRPr="008D4A72" w14:paraId="5CC39928" w14:textId="77777777" w:rsidTr="00A70350">
        <w:trPr>
          <w:gridAfter w:val="2"/>
          <w:wAfter w:w="316" w:type="dxa"/>
          <w:trHeight w:val="848"/>
        </w:trPr>
        <w:tc>
          <w:tcPr>
            <w:tcW w:w="1135" w:type="dxa"/>
            <w:vAlign w:val="bottom"/>
          </w:tcPr>
          <w:p w14:paraId="6ED7FBD9" w14:textId="77777777" w:rsidR="00A70350" w:rsidRDefault="00A70350" w:rsidP="00A70350">
            <w:pPr>
              <w:ind w:left="36" w:right="-388"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Signature</w:t>
            </w:r>
          </w:p>
        </w:tc>
        <w:tc>
          <w:tcPr>
            <w:tcW w:w="283" w:type="dxa"/>
            <w:vAlign w:val="bottom"/>
          </w:tcPr>
          <w:p w14:paraId="6EE5A366" w14:textId="77777777" w:rsidR="00A70350" w:rsidRDefault="00A70350" w:rsidP="00A70350">
            <w:pPr>
              <w:ind w:left="36"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6492" w:type="dxa"/>
            <w:gridSpan w:val="2"/>
            <w:vAlign w:val="bottom"/>
          </w:tcPr>
          <w:p w14:paraId="7ABA6BB9" w14:textId="4DD5986B" w:rsidR="00A70350" w:rsidRPr="008D4A72" w:rsidRDefault="00A70350" w:rsidP="00A70350">
            <w:pPr>
              <w:tabs>
                <w:tab w:val="left" w:pos="276"/>
                <w:tab w:val="left" w:pos="2815"/>
              </w:tabs>
              <w:ind w:left="-246" w:firstLine="0"/>
              <w:rPr>
                <w:rFonts w:ascii="Times New Roman" w:hAnsi="Times New Roman" w:cs="Times New Roman"/>
                <w:kern w:val="0"/>
                <w:u w:val="single"/>
                <w14:ligatures w14:val="none"/>
              </w:rPr>
            </w:pPr>
            <w:r>
              <w:rPr>
                <w:rFonts w:ascii="Times New Roman" w:eastAsia="Times New Roman" w:hAnsi="Times New Roman" w:cs="Times New Roman"/>
                <w:kern w:val="0"/>
                <w:u w:val="single"/>
                <w14:ligatures w14:val="none"/>
              </w:rPr>
              <w:tab/>
            </w:r>
            <w:r>
              <w:rPr>
                <w:rFonts w:ascii="Times New Roman" w:hAnsi="Times New Roman" w:cs="Times New Roman"/>
                <w:kern w:val="0"/>
                <w:u w:val="single"/>
                <w14:ligatures w14:val="none"/>
              </w:rPr>
              <w:tab/>
            </w:r>
            <w:r>
              <w:rPr>
                <w:rFonts w:ascii="Times New Roman" w:hAnsi="Times New Roman" w:cs="Times New Roman"/>
                <w:kern w:val="0"/>
                <w:u w:val="single"/>
                <w14:ligatures w14:val="none"/>
              </w:rPr>
              <w:tab/>
            </w:r>
            <w:r>
              <w:rPr>
                <w:rFonts w:ascii="Times New Roman" w:hAnsi="Times New Roman" w:cs="Times New Roman"/>
                <w:kern w:val="0"/>
                <w:u w:val="single"/>
                <w14:ligatures w14:val="none"/>
              </w:rPr>
              <w:tab/>
            </w:r>
          </w:p>
        </w:tc>
      </w:tr>
      <w:tr w:rsidR="00A70350" w14:paraId="6D8AB550" w14:textId="77777777" w:rsidTr="00A70350">
        <w:tc>
          <w:tcPr>
            <w:tcW w:w="1135" w:type="dxa"/>
            <w:vAlign w:val="bottom"/>
          </w:tcPr>
          <w:p w14:paraId="56D78499" w14:textId="77777777" w:rsidR="00A70350" w:rsidRDefault="00A70350" w:rsidP="00A70350">
            <w:pPr>
              <w:ind w:left="36"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Name</w:t>
            </w:r>
          </w:p>
        </w:tc>
        <w:tc>
          <w:tcPr>
            <w:tcW w:w="599" w:type="dxa"/>
            <w:gridSpan w:val="2"/>
            <w:vAlign w:val="bottom"/>
          </w:tcPr>
          <w:p w14:paraId="2506BF18" w14:textId="77777777" w:rsidR="00A70350" w:rsidRDefault="00A70350" w:rsidP="00A70350">
            <w:pPr>
              <w:ind w:left="36"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6492" w:type="dxa"/>
            <w:gridSpan w:val="3"/>
            <w:vAlign w:val="bottom"/>
          </w:tcPr>
          <w:p w14:paraId="0EDDC993" w14:textId="77777777" w:rsidR="00A70350" w:rsidRDefault="00A70350" w:rsidP="00A70350">
            <w:pPr>
              <w:ind w:firstLine="0"/>
              <w:rPr>
                <w:rFonts w:ascii="Times New Roman" w:eastAsia="Times New Roman" w:hAnsi="Times New Roman" w:cs="Times New Roman"/>
                <w:kern w:val="0"/>
                <w14:ligatures w14:val="none"/>
              </w:rPr>
            </w:pPr>
          </w:p>
        </w:tc>
      </w:tr>
      <w:tr w:rsidR="00A70350" w14:paraId="2E212720" w14:textId="77777777" w:rsidTr="00A70350">
        <w:tc>
          <w:tcPr>
            <w:tcW w:w="1135" w:type="dxa"/>
            <w:vAlign w:val="bottom"/>
          </w:tcPr>
          <w:p w14:paraId="7D5A9EA4" w14:textId="77777777" w:rsidR="00A70350" w:rsidRDefault="00A70350" w:rsidP="00A70350">
            <w:pPr>
              <w:ind w:left="36"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w:t>
            </w:r>
          </w:p>
        </w:tc>
        <w:tc>
          <w:tcPr>
            <w:tcW w:w="599" w:type="dxa"/>
            <w:gridSpan w:val="2"/>
            <w:vAlign w:val="bottom"/>
          </w:tcPr>
          <w:p w14:paraId="1884FF07" w14:textId="77777777" w:rsidR="00A70350" w:rsidRDefault="00A70350" w:rsidP="00A70350">
            <w:pPr>
              <w:ind w:left="36"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6492" w:type="dxa"/>
            <w:gridSpan w:val="3"/>
            <w:vAlign w:val="bottom"/>
          </w:tcPr>
          <w:p w14:paraId="4138765A" w14:textId="77777777" w:rsidR="00A70350" w:rsidRDefault="00A70350" w:rsidP="00A70350">
            <w:pPr>
              <w:ind w:firstLine="0"/>
              <w:rPr>
                <w:rFonts w:ascii="Times New Roman" w:eastAsia="Times New Roman" w:hAnsi="Times New Roman" w:cs="Times New Roman"/>
                <w:kern w:val="0"/>
                <w14:ligatures w14:val="none"/>
              </w:rPr>
            </w:pPr>
          </w:p>
        </w:tc>
      </w:tr>
      <w:tr w:rsidR="00A70350" w14:paraId="30BCBA7F" w14:textId="77777777" w:rsidTr="00A70350">
        <w:tc>
          <w:tcPr>
            <w:tcW w:w="1135" w:type="dxa"/>
            <w:vAlign w:val="bottom"/>
          </w:tcPr>
          <w:p w14:paraId="48E6B497" w14:textId="77777777" w:rsidR="00A70350" w:rsidRDefault="00A70350" w:rsidP="00A70350">
            <w:pPr>
              <w:ind w:left="36"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Date</w:t>
            </w:r>
          </w:p>
        </w:tc>
        <w:tc>
          <w:tcPr>
            <w:tcW w:w="599" w:type="dxa"/>
            <w:gridSpan w:val="2"/>
            <w:vAlign w:val="bottom"/>
          </w:tcPr>
          <w:p w14:paraId="55AAE703" w14:textId="77777777" w:rsidR="00A70350" w:rsidRDefault="00A70350" w:rsidP="00A70350">
            <w:pPr>
              <w:ind w:left="36"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6492" w:type="dxa"/>
            <w:gridSpan w:val="3"/>
            <w:vAlign w:val="bottom"/>
          </w:tcPr>
          <w:p w14:paraId="186D35FC" w14:textId="77777777" w:rsidR="00A70350" w:rsidRDefault="00A70350" w:rsidP="00A70350">
            <w:pPr>
              <w:ind w:firstLine="0"/>
              <w:rPr>
                <w:rFonts w:ascii="Times New Roman" w:eastAsia="Times New Roman" w:hAnsi="Times New Roman" w:cs="Times New Roman"/>
                <w:kern w:val="0"/>
                <w14:ligatures w14:val="none"/>
              </w:rPr>
            </w:pPr>
          </w:p>
        </w:tc>
      </w:tr>
    </w:tbl>
    <w:p w14:paraId="7FAEB9BE" w14:textId="77777777" w:rsidR="00A70350" w:rsidRDefault="00A70350" w:rsidP="00A70350">
      <w:pPr>
        <w:ind w:firstLine="0"/>
        <w:rPr>
          <w:rFonts w:ascii="Times New Roman" w:hAnsi="Times New Roman" w:cs="Times New Roman"/>
          <w:b/>
          <w:bCs/>
        </w:rPr>
      </w:pPr>
    </w:p>
    <w:sectPr w:rsidR="00A70350" w:rsidSect="0058796D">
      <w:footerReference w:type="default" r:id="rId14"/>
      <w:pgSz w:w="11906" w:h="16838"/>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Author" w:initials="A">
    <w:p w14:paraId="50141676" w14:textId="77777777" w:rsidR="004B352F" w:rsidRDefault="004B352F" w:rsidP="004B352F">
      <w:pPr>
        <w:pStyle w:val="CommentText"/>
        <w:ind w:firstLine="0"/>
      </w:pPr>
      <w:r>
        <w:rPr>
          <w:rStyle w:val="CommentReference"/>
        </w:rPr>
        <w:annotationRef/>
      </w:r>
      <w:r>
        <w:t>Include a materiality qualifier.</w:t>
      </w:r>
    </w:p>
  </w:comment>
  <w:comment w:id="36" w:author="Author" w:initials="A">
    <w:p w14:paraId="2CF602A3" w14:textId="77777777" w:rsidR="007F4EB2" w:rsidRDefault="007F4EB2" w:rsidP="007F4EB2">
      <w:pPr>
        <w:pStyle w:val="CommentText"/>
        <w:ind w:firstLine="0"/>
      </w:pPr>
      <w:r>
        <w:rPr>
          <w:rStyle w:val="CommentReference"/>
        </w:rPr>
        <w:annotationRef/>
      </w:r>
      <w:r>
        <w:t>Confirm with the Company.</w:t>
      </w:r>
    </w:p>
  </w:comment>
  <w:comment w:id="40" w:author="Author" w:initials="A">
    <w:p w14:paraId="314EE744" w14:textId="773B7197" w:rsidR="00FB381D" w:rsidRDefault="00FB381D" w:rsidP="00FB381D">
      <w:pPr>
        <w:pStyle w:val="CommentText"/>
        <w:ind w:firstLine="0"/>
      </w:pPr>
      <w:r>
        <w:rPr>
          <w:rStyle w:val="CommentReference"/>
        </w:rPr>
        <w:annotationRef/>
      </w:r>
      <w:r>
        <w:t>If the Company is a tech company, also include the following:</w:t>
      </w:r>
      <w:r>
        <w:br/>
      </w:r>
      <w:r>
        <w:br/>
        <w:t>Confidential Information also includes research, development, software, source code, algorithms, designs, processes, methodologies, systems, inventions, technical specifications, and drawings of the Company.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141676" w15:done="0"/>
  <w15:commentEx w15:paraId="2CF602A3" w15:done="0"/>
  <w15:commentEx w15:paraId="314EE74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141676" w16cid:durableId="7A5E1445"/>
  <w16cid:commentId w16cid:paraId="2CF602A3" w16cid:durableId="31C5DB6D"/>
  <w16cid:commentId w16cid:paraId="314EE744" w16cid:durableId="5C3A08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295F0" w14:textId="77777777" w:rsidR="0099167A" w:rsidRDefault="0099167A" w:rsidP="00A24CE5">
      <w:pPr>
        <w:spacing w:after="0"/>
      </w:pPr>
      <w:r>
        <w:separator/>
      </w:r>
    </w:p>
  </w:endnote>
  <w:endnote w:type="continuationSeparator" w:id="0">
    <w:p w14:paraId="60691E24" w14:textId="77777777" w:rsidR="0099167A" w:rsidRDefault="0099167A" w:rsidP="00A24C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3129265"/>
      <w:docPartObj>
        <w:docPartGallery w:val="Page Numbers (Bottom of Page)"/>
        <w:docPartUnique/>
      </w:docPartObj>
    </w:sdtPr>
    <w:sdtEndPr>
      <w:rPr>
        <w:rFonts w:ascii="Times New Roman" w:hAnsi="Times New Roman" w:cs="Times New Roman"/>
        <w:noProof/>
      </w:rPr>
    </w:sdtEndPr>
    <w:sdtContent>
      <w:p w14:paraId="1EA71FE1" w14:textId="3087C334" w:rsidR="00A24CE5" w:rsidRPr="00A24CE5" w:rsidRDefault="00A24CE5">
        <w:pPr>
          <w:pStyle w:val="Footer"/>
          <w:jc w:val="center"/>
          <w:rPr>
            <w:rFonts w:ascii="Times New Roman" w:hAnsi="Times New Roman" w:cs="Times New Roman"/>
          </w:rPr>
        </w:pPr>
        <w:r w:rsidRPr="00A24CE5">
          <w:rPr>
            <w:rFonts w:ascii="Times New Roman" w:hAnsi="Times New Roman" w:cs="Times New Roman"/>
          </w:rPr>
          <w:fldChar w:fldCharType="begin"/>
        </w:r>
        <w:r w:rsidRPr="00A24CE5">
          <w:rPr>
            <w:rFonts w:ascii="Times New Roman" w:hAnsi="Times New Roman" w:cs="Times New Roman"/>
          </w:rPr>
          <w:instrText xml:space="preserve"> PAGE   \* MERGEFORMAT </w:instrText>
        </w:r>
        <w:r w:rsidRPr="00A24CE5">
          <w:rPr>
            <w:rFonts w:ascii="Times New Roman" w:hAnsi="Times New Roman" w:cs="Times New Roman"/>
          </w:rPr>
          <w:fldChar w:fldCharType="separate"/>
        </w:r>
        <w:r w:rsidRPr="00A24CE5">
          <w:rPr>
            <w:rFonts w:ascii="Times New Roman" w:hAnsi="Times New Roman" w:cs="Times New Roman"/>
            <w:noProof/>
          </w:rPr>
          <w:t>2</w:t>
        </w:r>
        <w:r w:rsidRPr="00A24CE5">
          <w:rPr>
            <w:rFonts w:ascii="Times New Roman" w:hAnsi="Times New Roman" w:cs="Times New Roman"/>
            <w:noProof/>
          </w:rPr>
          <w:fldChar w:fldCharType="end"/>
        </w:r>
      </w:p>
    </w:sdtContent>
  </w:sdt>
  <w:p w14:paraId="555EEB60" w14:textId="77777777" w:rsidR="00A24CE5" w:rsidRDefault="00A24C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188026164"/>
      <w:docPartObj>
        <w:docPartGallery w:val="Page Numbers (Bottom of Page)"/>
        <w:docPartUnique/>
      </w:docPartObj>
    </w:sdtPr>
    <w:sdtEndPr>
      <w:rPr>
        <w:noProof/>
      </w:rPr>
    </w:sdtEndPr>
    <w:sdtContent>
      <w:p w14:paraId="28D2EEB8" w14:textId="67D0F650" w:rsidR="0058796D" w:rsidRPr="0058796D" w:rsidRDefault="0058796D">
        <w:pPr>
          <w:pStyle w:val="Footer"/>
          <w:jc w:val="center"/>
          <w:rPr>
            <w:rFonts w:ascii="Times New Roman" w:hAnsi="Times New Roman" w:cs="Times New Roman"/>
          </w:rPr>
        </w:pPr>
        <w:r w:rsidRPr="0058796D">
          <w:rPr>
            <w:rFonts w:ascii="Times New Roman" w:hAnsi="Times New Roman" w:cs="Times New Roman"/>
          </w:rPr>
          <w:t>Sch</w:t>
        </w:r>
        <w:r w:rsidR="00D10B4E">
          <w:rPr>
            <w:rFonts w:ascii="Times New Roman" w:hAnsi="Times New Roman" w:cs="Times New Roman"/>
          </w:rPr>
          <w:t xml:space="preserve"> I</w:t>
        </w:r>
        <w:r w:rsidRPr="0058796D">
          <w:rPr>
            <w:rFonts w:ascii="Times New Roman" w:hAnsi="Times New Roman" w:cs="Times New Roman"/>
          </w:rPr>
          <w:t>-</w:t>
        </w:r>
        <w:r w:rsidRPr="0058796D">
          <w:rPr>
            <w:rFonts w:ascii="Times New Roman" w:hAnsi="Times New Roman" w:cs="Times New Roman"/>
          </w:rPr>
          <w:fldChar w:fldCharType="begin"/>
        </w:r>
        <w:r w:rsidRPr="0058796D">
          <w:rPr>
            <w:rFonts w:ascii="Times New Roman" w:hAnsi="Times New Roman" w:cs="Times New Roman"/>
          </w:rPr>
          <w:instrText xml:space="preserve"> PAGE   \* MERGEFORMAT </w:instrText>
        </w:r>
        <w:r w:rsidRPr="0058796D">
          <w:rPr>
            <w:rFonts w:ascii="Times New Roman" w:hAnsi="Times New Roman" w:cs="Times New Roman"/>
          </w:rPr>
          <w:fldChar w:fldCharType="separate"/>
        </w:r>
        <w:r w:rsidRPr="0058796D">
          <w:rPr>
            <w:rFonts w:ascii="Times New Roman" w:hAnsi="Times New Roman" w:cs="Times New Roman"/>
            <w:noProof/>
          </w:rPr>
          <w:t>2</w:t>
        </w:r>
        <w:r w:rsidRPr="0058796D">
          <w:rPr>
            <w:rFonts w:ascii="Times New Roman" w:hAnsi="Times New Roman" w:cs="Times New Roman"/>
            <w:noProof/>
          </w:rPr>
          <w:fldChar w:fldCharType="end"/>
        </w:r>
      </w:p>
    </w:sdtContent>
  </w:sdt>
  <w:p w14:paraId="20BDD1D3" w14:textId="77777777" w:rsidR="00EF64E6" w:rsidRPr="0058796D" w:rsidRDefault="00EF64E6">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979643325"/>
      <w:docPartObj>
        <w:docPartGallery w:val="Page Numbers (Bottom of Page)"/>
        <w:docPartUnique/>
      </w:docPartObj>
    </w:sdtPr>
    <w:sdtEndPr>
      <w:rPr>
        <w:noProof/>
      </w:rPr>
    </w:sdtEndPr>
    <w:sdtContent>
      <w:p w14:paraId="5F8C1E74" w14:textId="4BCBA3D6" w:rsidR="00D10B4E" w:rsidRPr="0058796D" w:rsidRDefault="00D10B4E">
        <w:pPr>
          <w:pStyle w:val="Footer"/>
          <w:jc w:val="center"/>
          <w:rPr>
            <w:rFonts w:ascii="Times New Roman" w:hAnsi="Times New Roman" w:cs="Times New Roman"/>
          </w:rPr>
        </w:pPr>
        <w:r w:rsidRPr="0058796D">
          <w:rPr>
            <w:rFonts w:ascii="Times New Roman" w:hAnsi="Times New Roman" w:cs="Times New Roman"/>
          </w:rPr>
          <w:t>Sch</w:t>
        </w:r>
        <w:r>
          <w:rPr>
            <w:rFonts w:ascii="Times New Roman" w:hAnsi="Times New Roman" w:cs="Times New Roman"/>
          </w:rPr>
          <w:t xml:space="preserve"> II</w:t>
        </w:r>
        <w:r w:rsidRPr="0058796D">
          <w:rPr>
            <w:rFonts w:ascii="Times New Roman" w:hAnsi="Times New Roman" w:cs="Times New Roman"/>
          </w:rPr>
          <w:t>-</w:t>
        </w:r>
        <w:r w:rsidRPr="0058796D">
          <w:rPr>
            <w:rFonts w:ascii="Times New Roman" w:hAnsi="Times New Roman" w:cs="Times New Roman"/>
          </w:rPr>
          <w:fldChar w:fldCharType="begin"/>
        </w:r>
        <w:r w:rsidRPr="0058796D">
          <w:rPr>
            <w:rFonts w:ascii="Times New Roman" w:hAnsi="Times New Roman" w:cs="Times New Roman"/>
          </w:rPr>
          <w:instrText xml:space="preserve"> PAGE   \* MERGEFORMAT </w:instrText>
        </w:r>
        <w:r w:rsidRPr="0058796D">
          <w:rPr>
            <w:rFonts w:ascii="Times New Roman" w:hAnsi="Times New Roman" w:cs="Times New Roman"/>
          </w:rPr>
          <w:fldChar w:fldCharType="separate"/>
        </w:r>
        <w:r w:rsidRPr="0058796D">
          <w:rPr>
            <w:rFonts w:ascii="Times New Roman" w:hAnsi="Times New Roman" w:cs="Times New Roman"/>
            <w:noProof/>
          </w:rPr>
          <w:t>2</w:t>
        </w:r>
        <w:r w:rsidRPr="0058796D">
          <w:rPr>
            <w:rFonts w:ascii="Times New Roman" w:hAnsi="Times New Roman" w:cs="Times New Roman"/>
            <w:noProof/>
          </w:rPr>
          <w:fldChar w:fldCharType="end"/>
        </w:r>
      </w:p>
    </w:sdtContent>
  </w:sdt>
  <w:p w14:paraId="1D7926A1" w14:textId="77777777" w:rsidR="00D10B4E" w:rsidRPr="0058796D" w:rsidRDefault="00D10B4E">
    <w:pPr>
      <w:pStyle w:val="Foo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20717178"/>
      <w:docPartObj>
        <w:docPartGallery w:val="Page Numbers (Bottom of Page)"/>
        <w:docPartUnique/>
      </w:docPartObj>
    </w:sdtPr>
    <w:sdtEndPr>
      <w:rPr>
        <w:noProof/>
      </w:rPr>
    </w:sdtEndPr>
    <w:sdtContent>
      <w:p w14:paraId="6B812819" w14:textId="058EE341" w:rsidR="009A5DF4" w:rsidRPr="0058796D" w:rsidRDefault="009A5DF4">
        <w:pPr>
          <w:pStyle w:val="Footer"/>
          <w:jc w:val="center"/>
          <w:rPr>
            <w:rFonts w:ascii="Times New Roman" w:hAnsi="Times New Roman" w:cs="Times New Roman"/>
          </w:rPr>
        </w:pPr>
        <w:r w:rsidRPr="0058796D">
          <w:rPr>
            <w:rFonts w:ascii="Times New Roman" w:hAnsi="Times New Roman" w:cs="Times New Roman"/>
          </w:rPr>
          <w:t>Sch</w:t>
        </w:r>
        <w:r>
          <w:rPr>
            <w:rFonts w:ascii="Times New Roman" w:hAnsi="Times New Roman" w:cs="Times New Roman"/>
          </w:rPr>
          <w:t xml:space="preserve"> III</w:t>
        </w:r>
        <w:r w:rsidRPr="0058796D">
          <w:rPr>
            <w:rFonts w:ascii="Times New Roman" w:hAnsi="Times New Roman" w:cs="Times New Roman"/>
          </w:rPr>
          <w:t>-</w:t>
        </w:r>
        <w:r w:rsidRPr="0058796D">
          <w:rPr>
            <w:rFonts w:ascii="Times New Roman" w:hAnsi="Times New Roman" w:cs="Times New Roman"/>
          </w:rPr>
          <w:fldChar w:fldCharType="begin"/>
        </w:r>
        <w:r w:rsidRPr="0058796D">
          <w:rPr>
            <w:rFonts w:ascii="Times New Roman" w:hAnsi="Times New Roman" w:cs="Times New Roman"/>
          </w:rPr>
          <w:instrText xml:space="preserve"> PAGE   \* MERGEFORMAT </w:instrText>
        </w:r>
        <w:r w:rsidRPr="0058796D">
          <w:rPr>
            <w:rFonts w:ascii="Times New Roman" w:hAnsi="Times New Roman" w:cs="Times New Roman"/>
          </w:rPr>
          <w:fldChar w:fldCharType="separate"/>
        </w:r>
        <w:r w:rsidRPr="0058796D">
          <w:rPr>
            <w:rFonts w:ascii="Times New Roman" w:hAnsi="Times New Roman" w:cs="Times New Roman"/>
            <w:noProof/>
          </w:rPr>
          <w:t>2</w:t>
        </w:r>
        <w:r w:rsidRPr="0058796D">
          <w:rPr>
            <w:rFonts w:ascii="Times New Roman" w:hAnsi="Times New Roman" w:cs="Times New Roman"/>
            <w:noProof/>
          </w:rPr>
          <w:fldChar w:fldCharType="end"/>
        </w:r>
      </w:p>
    </w:sdtContent>
  </w:sdt>
  <w:p w14:paraId="54EC3A8C" w14:textId="77777777" w:rsidR="009A5DF4" w:rsidRPr="0058796D" w:rsidRDefault="009A5DF4">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D7DF3" w14:textId="77777777" w:rsidR="0099167A" w:rsidRDefault="0099167A" w:rsidP="00A24CE5">
      <w:pPr>
        <w:spacing w:after="0"/>
      </w:pPr>
      <w:r>
        <w:separator/>
      </w:r>
    </w:p>
  </w:footnote>
  <w:footnote w:type="continuationSeparator" w:id="0">
    <w:p w14:paraId="171A418F" w14:textId="77777777" w:rsidR="0099167A" w:rsidRDefault="0099167A" w:rsidP="00A24C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1540"/>
    <w:multiLevelType w:val="hybridMultilevel"/>
    <w:tmpl w:val="8BA60418"/>
    <w:lvl w:ilvl="0" w:tplc="D8C6C6A2">
      <w:start w:val="1"/>
      <w:numFmt w:val="lowerLetter"/>
      <w:lvlText w:val="(%1)"/>
      <w:lvlJc w:val="left"/>
      <w:pPr>
        <w:ind w:left="1287" w:hanging="360"/>
      </w:pPr>
      <w:rPr>
        <w:rFonts w:hint="default"/>
      </w:rPr>
    </w:lvl>
    <w:lvl w:ilvl="1" w:tplc="48090019" w:tentative="1">
      <w:start w:val="1"/>
      <w:numFmt w:val="lowerLetter"/>
      <w:lvlText w:val="%2."/>
      <w:lvlJc w:val="left"/>
      <w:pPr>
        <w:ind w:left="2007" w:hanging="360"/>
      </w:pPr>
    </w:lvl>
    <w:lvl w:ilvl="2" w:tplc="4809001B" w:tentative="1">
      <w:start w:val="1"/>
      <w:numFmt w:val="lowerRoman"/>
      <w:lvlText w:val="%3."/>
      <w:lvlJc w:val="right"/>
      <w:pPr>
        <w:ind w:left="2727" w:hanging="180"/>
      </w:pPr>
    </w:lvl>
    <w:lvl w:ilvl="3" w:tplc="4809000F" w:tentative="1">
      <w:start w:val="1"/>
      <w:numFmt w:val="decimal"/>
      <w:lvlText w:val="%4."/>
      <w:lvlJc w:val="left"/>
      <w:pPr>
        <w:ind w:left="3447" w:hanging="360"/>
      </w:pPr>
    </w:lvl>
    <w:lvl w:ilvl="4" w:tplc="48090019" w:tentative="1">
      <w:start w:val="1"/>
      <w:numFmt w:val="lowerLetter"/>
      <w:lvlText w:val="%5."/>
      <w:lvlJc w:val="left"/>
      <w:pPr>
        <w:ind w:left="4167" w:hanging="360"/>
      </w:pPr>
    </w:lvl>
    <w:lvl w:ilvl="5" w:tplc="4809001B" w:tentative="1">
      <w:start w:val="1"/>
      <w:numFmt w:val="lowerRoman"/>
      <w:lvlText w:val="%6."/>
      <w:lvlJc w:val="right"/>
      <w:pPr>
        <w:ind w:left="4887" w:hanging="180"/>
      </w:pPr>
    </w:lvl>
    <w:lvl w:ilvl="6" w:tplc="4809000F" w:tentative="1">
      <w:start w:val="1"/>
      <w:numFmt w:val="decimal"/>
      <w:lvlText w:val="%7."/>
      <w:lvlJc w:val="left"/>
      <w:pPr>
        <w:ind w:left="5607" w:hanging="360"/>
      </w:pPr>
    </w:lvl>
    <w:lvl w:ilvl="7" w:tplc="48090019" w:tentative="1">
      <w:start w:val="1"/>
      <w:numFmt w:val="lowerLetter"/>
      <w:lvlText w:val="%8."/>
      <w:lvlJc w:val="left"/>
      <w:pPr>
        <w:ind w:left="6327" w:hanging="360"/>
      </w:pPr>
    </w:lvl>
    <w:lvl w:ilvl="8" w:tplc="4809001B" w:tentative="1">
      <w:start w:val="1"/>
      <w:numFmt w:val="lowerRoman"/>
      <w:lvlText w:val="%9."/>
      <w:lvlJc w:val="right"/>
      <w:pPr>
        <w:ind w:left="7047" w:hanging="180"/>
      </w:pPr>
    </w:lvl>
  </w:abstractNum>
  <w:abstractNum w:abstractNumId="1" w15:restartNumberingAfterBreak="0">
    <w:nsid w:val="04E046A7"/>
    <w:multiLevelType w:val="multilevel"/>
    <w:tmpl w:val="EA242B12"/>
    <w:numStyleLink w:val="Style1"/>
  </w:abstractNum>
  <w:abstractNum w:abstractNumId="2" w15:restartNumberingAfterBreak="0">
    <w:nsid w:val="0B0E465E"/>
    <w:multiLevelType w:val="multilevel"/>
    <w:tmpl w:val="C43CAD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D65081D"/>
    <w:multiLevelType w:val="multilevel"/>
    <w:tmpl w:val="EA242B12"/>
    <w:styleLink w:val="Style1"/>
    <w:lvl w:ilvl="0">
      <w:start w:val="1"/>
      <w:numFmt w:val="low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F424D1"/>
    <w:multiLevelType w:val="hybridMultilevel"/>
    <w:tmpl w:val="4C50F2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127642"/>
    <w:multiLevelType w:val="hybridMultilevel"/>
    <w:tmpl w:val="4C50F210"/>
    <w:lvl w:ilvl="0" w:tplc="0FB29E6E">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4A366BF"/>
    <w:multiLevelType w:val="multilevel"/>
    <w:tmpl w:val="B2DE83A4"/>
    <w:lvl w:ilvl="0">
      <w:start w:val="1"/>
      <w:numFmt w:val="decimal"/>
      <w:lvlText w:val="%1."/>
      <w:lvlJc w:val="left"/>
      <w:pPr>
        <w:ind w:left="360" w:hanging="360"/>
      </w:pPr>
      <w:rPr>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rFonts w:ascii="Times New Roman" w:hAnsi="Times New Roman" w:cs="Times New Roman" w:hint="default"/>
      </w:rPr>
    </w:lvl>
    <w:lvl w:ilvl="3">
      <w:start w:val="1"/>
      <w:numFmt w:val="decimal"/>
      <w:lvlText w:val="%1.%2.%3.%4."/>
      <w:lvlJc w:val="left"/>
      <w:pPr>
        <w:ind w:left="1728" w:hanging="648"/>
      </w:pPr>
      <w:rPr>
        <w:rFonts w:ascii="Times New Roman" w:hAnsi="Times New Roman" w:cs="Times New Roman"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5657820"/>
    <w:multiLevelType w:val="multilevel"/>
    <w:tmpl w:val="4809001F"/>
    <w:lvl w:ilvl="0">
      <w:start w:val="1"/>
      <w:numFmt w:val="decimal"/>
      <w:lvlText w:val="%1."/>
      <w:lvlJc w:val="left"/>
      <w:pPr>
        <w:ind w:left="2061" w:hanging="360"/>
      </w:pPr>
      <w:rPr>
        <w:rFonts w:hint="default"/>
      </w:rPr>
    </w:lvl>
    <w:lvl w:ilvl="1">
      <w:start w:val="1"/>
      <w:numFmt w:val="decimal"/>
      <w:lvlText w:val="%1.%2."/>
      <w:lvlJc w:val="left"/>
      <w:pPr>
        <w:ind w:left="2493" w:hanging="432"/>
      </w:pPr>
    </w:lvl>
    <w:lvl w:ilvl="2">
      <w:start w:val="1"/>
      <w:numFmt w:val="decimal"/>
      <w:lvlText w:val="%1.%2.%3."/>
      <w:lvlJc w:val="left"/>
      <w:pPr>
        <w:ind w:left="2925" w:hanging="504"/>
      </w:pPr>
    </w:lvl>
    <w:lvl w:ilvl="3">
      <w:start w:val="1"/>
      <w:numFmt w:val="decimal"/>
      <w:lvlText w:val="%1.%2.%3.%4."/>
      <w:lvlJc w:val="left"/>
      <w:pPr>
        <w:ind w:left="3429" w:hanging="648"/>
      </w:pPr>
    </w:lvl>
    <w:lvl w:ilvl="4">
      <w:start w:val="1"/>
      <w:numFmt w:val="decimal"/>
      <w:lvlText w:val="%1.%2.%3.%4.%5."/>
      <w:lvlJc w:val="left"/>
      <w:pPr>
        <w:ind w:left="3933" w:hanging="792"/>
      </w:pPr>
    </w:lvl>
    <w:lvl w:ilvl="5">
      <w:start w:val="1"/>
      <w:numFmt w:val="decimal"/>
      <w:lvlText w:val="%1.%2.%3.%4.%5.%6."/>
      <w:lvlJc w:val="left"/>
      <w:pPr>
        <w:ind w:left="4437" w:hanging="936"/>
      </w:pPr>
    </w:lvl>
    <w:lvl w:ilvl="6">
      <w:start w:val="1"/>
      <w:numFmt w:val="decimal"/>
      <w:lvlText w:val="%1.%2.%3.%4.%5.%6.%7."/>
      <w:lvlJc w:val="left"/>
      <w:pPr>
        <w:ind w:left="4941" w:hanging="1080"/>
      </w:pPr>
    </w:lvl>
    <w:lvl w:ilvl="7">
      <w:start w:val="1"/>
      <w:numFmt w:val="decimal"/>
      <w:lvlText w:val="%1.%2.%3.%4.%5.%6.%7.%8."/>
      <w:lvlJc w:val="left"/>
      <w:pPr>
        <w:ind w:left="5445" w:hanging="1224"/>
      </w:pPr>
    </w:lvl>
    <w:lvl w:ilvl="8">
      <w:start w:val="1"/>
      <w:numFmt w:val="decimal"/>
      <w:lvlText w:val="%1.%2.%3.%4.%5.%6.%7.%8.%9."/>
      <w:lvlJc w:val="left"/>
      <w:pPr>
        <w:ind w:left="6021" w:hanging="1440"/>
      </w:pPr>
    </w:lvl>
  </w:abstractNum>
  <w:abstractNum w:abstractNumId="8" w15:restartNumberingAfterBreak="0">
    <w:nsid w:val="15ED600D"/>
    <w:multiLevelType w:val="multilevel"/>
    <w:tmpl w:val="EF1A5898"/>
    <w:lvl w:ilvl="0">
      <w:start w:val="2"/>
      <w:numFmt w:val="decimal"/>
      <w:lvlText w:val="%1"/>
      <w:lvlJc w:val="left"/>
      <w:pPr>
        <w:ind w:left="360" w:hanging="360"/>
      </w:pPr>
      <w:rPr>
        <w:rFonts w:hint="default"/>
        <w:b/>
      </w:rPr>
    </w:lvl>
    <w:lvl w:ilvl="1">
      <w:start w:val="3"/>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1E3647D2"/>
    <w:multiLevelType w:val="hybridMultilevel"/>
    <w:tmpl w:val="12DCFFB8"/>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278429AA"/>
    <w:multiLevelType w:val="hybridMultilevel"/>
    <w:tmpl w:val="130CF3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2F2E27F2"/>
    <w:multiLevelType w:val="multilevel"/>
    <w:tmpl w:val="89505B7A"/>
    <w:lvl w:ilvl="0">
      <w:start w:val="1"/>
      <w:numFmt w:val="decimal"/>
      <w:lvlText w:val="%1."/>
      <w:lvlJc w:val="left"/>
      <w:pPr>
        <w:ind w:left="360" w:hanging="360"/>
      </w:pPr>
      <w:rPr>
        <w:b/>
        <w:bCs/>
      </w:rPr>
    </w:lvl>
    <w:lvl w:ilvl="1">
      <w:start w:val="1"/>
      <w:numFmt w:val="decimal"/>
      <w:lvlText w:val="%1.%2."/>
      <w:lvlJc w:val="left"/>
      <w:pPr>
        <w:ind w:left="792" w:hanging="432"/>
      </w:pPr>
      <w:rPr>
        <w:rFonts w:ascii="Times New Roman" w:hAnsi="Times New Roman" w:cs="Times New Roman" w:hint="default"/>
        <w:b w:val="0"/>
        <w:bCs w:val="0"/>
      </w:rPr>
    </w:lvl>
    <w:lvl w:ilvl="2">
      <w:start w:val="1"/>
      <w:numFmt w:val="decimal"/>
      <w:lvlText w:val="%1.%2.%3."/>
      <w:lvlJc w:val="left"/>
      <w:pPr>
        <w:ind w:left="1224" w:hanging="504"/>
      </w:pPr>
      <w:rPr>
        <w:rFonts w:ascii="Times New Roman" w:hAnsi="Times New Roman" w:cs="Times New Roman" w:hint="default"/>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B0D1BB7"/>
    <w:multiLevelType w:val="multilevel"/>
    <w:tmpl w:val="CBAC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11162"/>
    <w:multiLevelType w:val="hybridMultilevel"/>
    <w:tmpl w:val="3E907DD2"/>
    <w:lvl w:ilvl="0" w:tplc="D8C6C6A2">
      <w:start w:val="1"/>
      <w:numFmt w:val="lowerLetter"/>
      <w:lvlText w:val="(%1)"/>
      <w:lvlJc w:val="left"/>
      <w:pPr>
        <w:ind w:left="1287" w:hanging="360"/>
      </w:pPr>
      <w:rPr>
        <w:rFonts w:hint="default"/>
      </w:rPr>
    </w:lvl>
    <w:lvl w:ilvl="1" w:tplc="48090019" w:tentative="1">
      <w:start w:val="1"/>
      <w:numFmt w:val="lowerLetter"/>
      <w:lvlText w:val="%2."/>
      <w:lvlJc w:val="left"/>
      <w:pPr>
        <w:ind w:left="2007" w:hanging="360"/>
      </w:pPr>
    </w:lvl>
    <w:lvl w:ilvl="2" w:tplc="4809001B" w:tentative="1">
      <w:start w:val="1"/>
      <w:numFmt w:val="lowerRoman"/>
      <w:lvlText w:val="%3."/>
      <w:lvlJc w:val="right"/>
      <w:pPr>
        <w:ind w:left="2727" w:hanging="180"/>
      </w:pPr>
    </w:lvl>
    <w:lvl w:ilvl="3" w:tplc="4809000F" w:tentative="1">
      <w:start w:val="1"/>
      <w:numFmt w:val="decimal"/>
      <w:lvlText w:val="%4."/>
      <w:lvlJc w:val="left"/>
      <w:pPr>
        <w:ind w:left="3447" w:hanging="360"/>
      </w:pPr>
    </w:lvl>
    <w:lvl w:ilvl="4" w:tplc="48090019" w:tentative="1">
      <w:start w:val="1"/>
      <w:numFmt w:val="lowerLetter"/>
      <w:lvlText w:val="%5."/>
      <w:lvlJc w:val="left"/>
      <w:pPr>
        <w:ind w:left="4167" w:hanging="360"/>
      </w:pPr>
    </w:lvl>
    <w:lvl w:ilvl="5" w:tplc="4809001B" w:tentative="1">
      <w:start w:val="1"/>
      <w:numFmt w:val="lowerRoman"/>
      <w:lvlText w:val="%6."/>
      <w:lvlJc w:val="right"/>
      <w:pPr>
        <w:ind w:left="4887" w:hanging="180"/>
      </w:pPr>
    </w:lvl>
    <w:lvl w:ilvl="6" w:tplc="4809000F" w:tentative="1">
      <w:start w:val="1"/>
      <w:numFmt w:val="decimal"/>
      <w:lvlText w:val="%7."/>
      <w:lvlJc w:val="left"/>
      <w:pPr>
        <w:ind w:left="5607" w:hanging="360"/>
      </w:pPr>
    </w:lvl>
    <w:lvl w:ilvl="7" w:tplc="48090019" w:tentative="1">
      <w:start w:val="1"/>
      <w:numFmt w:val="lowerLetter"/>
      <w:lvlText w:val="%8."/>
      <w:lvlJc w:val="left"/>
      <w:pPr>
        <w:ind w:left="6327" w:hanging="360"/>
      </w:pPr>
    </w:lvl>
    <w:lvl w:ilvl="8" w:tplc="4809001B" w:tentative="1">
      <w:start w:val="1"/>
      <w:numFmt w:val="lowerRoman"/>
      <w:lvlText w:val="%9."/>
      <w:lvlJc w:val="right"/>
      <w:pPr>
        <w:ind w:left="7047" w:hanging="180"/>
      </w:pPr>
    </w:lvl>
  </w:abstractNum>
  <w:abstractNum w:abstractNumId="14" w15:restartNumberingAfterBreak="0">
    <w:nsid w:val="58C67F1C"/>
    <w:multiLevelType w:val="multilevel"/>
    <w:tmpl w:val="6550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0D52CD"/>
    <w:multiLevelType w:val="multilevel"/>
    <w:tmpl w:val="9D90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D0259"/>
    <w:multiLevelType w:val="multilevel"/>
    <w:tmpl w:val="A348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C7366E"/>
    <w:multiLevelType w:val="multilevel"/>
    <w:tmpl w:val="C78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161A96"/>
    <w:multiLevelType w:val="hybridMultilevel"/>
    <w:tmpl w:val="563CA8A6"/>
    <w:lvl w:ilvl="0" w:tplc="D8C6C6A2">
      <w:start w:val="1"/>
      <w:numFmt w:val="lowerLetter"/>
      <w:lvlText w:val="(%1)"/>
      <w:lvlJc w:val="left"/>
      <w:pPr>
        <w:ind w:left="777" w:hanging="360"/>
      </w:pPr>
      <w:rPr>
        <w:rFonts w:hint="default"/>
      </w:rPr>
    </w:lvl>
    <w:lvl w:ilvl="1" w:tplc="48090019" w:tentative="1">
      <w:start w:val="1"/>
      <w:numFmt w:val="lowerLetter"/>
      <w:lvlText w:val="%2."/>
      <w:lvlJc w:val="left"/>
      <w:pPr>
        <w:ind w:left="1497" w:hanging="360"/>
      </w:pPr>
    </w:lvl>
    <w:lvl w:ilvl="2" w:tplc="4809001B" w:tentative="1">
      <w:start w:val="1"/>
      <w:numFmt w:val="lowerRoman"/>
      <w:lvlText w:val="%3."/>
      <w:lvlJc w:val="right"/>
      <w:pPr>
        <w:ind w:left="2217" w:hanging="180"/>
      </w:pPr>
    </w:lvl>
    <w:lvl w:ilvl="3" w:tplc="4809000F" w:tentative="1">
      <w:start w:val="1"/>
      <w:numFmt w:val="decimal"/>
      <w:lvlText w:val="%4."/>
      <w:lvlJc w:val="left"/>
      <w:pPr>
        <w:ind w:left="2937" w:hanging="360"/>
      </w:pPr>
    </w:lvl>
    <w:lvl w:ilvl="4" w:tplc="48090019" w:tentative="1">
      <w:start w:val="1"/>
      <w:numFmt w:val="lowerLetter"/>
      <w:lvlText w:val="%5."/>
      <w:lvlJc w:val="left"/>
      <w:pPr>
        <w:ind w:left="3657" w:hanging="360"/>
      </w:pPr>
    </w:lvl>
    <w:lvl w:ilvl="5" w:tplc="4809001B" w:tentative="1">
      <w:start w:val="1"/>
      <w:numFmt w:val="lowerRoman"/>
      <w:lvlText w:val="%6."/>
      <w:lvlJc w:val="right"/>
      <w:pPr>
        <w:ind w:left="4377" w:hanging="180"/>
      </w:pPr>
    </w:lvl>
    <w:lvl w:ilvl="6" w:tplc="4809000F" w:tentative="1">
      <w:start w:val="1"/>
      <w:numFmt w:val="decimal"/>
      <w:lvlText w:val="%7."/>
      <w:lvlJc w:val="left"/>
      <w:pPr>
        <w:ind w:left="5097" w:hanging="360"/>
      </w:pPr>
    </w:lvl>
    <w:lvl w:ilvl="7" w:tplc="48090019" w:tentative="1">
      <w:start w:val="1"/>
      <w:numFmt w:val="lowerLetter"/>
      <w:lvlText w:val="%8."/>
      <w:lvlJc w:val="left"/>
      <w:pPr>
        <w:ind w:left="5817" w:hanging="360"/>
      </w:pPr>
    </w:lvl>
    <w:lvl w:ilvl="8" w:tplc="4809001B" w:tentative="1">
      <w:start w:val="1"/>
      <w:numFmt w:val="lowerRoman"/>
      <w:lvlText w:val="%9."/>
      <w:lvlJc w:val="right"/>
      <w:pPr>
        <w:ind w:left="6537" w:hanging="180"/>
      </w:pPr>
    </w:lvl>
  </w:abstractNum>
  <w:abstractNum w:abstractNumId="19" w15:restartNumberingAfterBreak="0">
    <w:nsid w:val="715232BB"/>
    <w:multiLevelType w:val="hybridMultilevel"/>
    <w:tmpl w:val="1284C144"/>
    <w:lvl w:ilvl="0" w:tplc="F7B6C87E">
      <w:start w:val="1"/>
      <w:numFmt w:val="lowerLetter"/>
      <w:lvlText w:val="(%1)"/>
      <w:lvlJc w:val="left"/>
      <w:pPr>
        <w:ind w:left="1131" w:hanging="564"/>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20" w15:restartNumberingAfterBreak="0">
    <w:nsid w:val="75297EB6"/>
    <w:multiLevelType w:val="multilevel"/>
    <w:tmpl w:val="D590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826326"/>
    <w:multiLevelType w:val="hybridMultilevel"/>
    <w:tmpl w:val="CB340260"/>
    <w:lvl w:ilvl="0" w:tplc="E0A4729A">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7D0F74BE"/>
    <w:multiLevelType w:val="hybridMultilevel"/>
    <w:tmpl w:val="E3FCEC2E"/>
    <w:lvl w:ilvl="0" w:tplc="EC88BB86">
      <w:start w:val="1"/>
      <w:numFmt w:val="lowerRoman"/>
      <w:lvlText w:val="(%1)"/>
      <w:lvlJc w:val="left"/>
      <w:pPr>
        <w:ind w:left="1571" w:hanging="360"/>
      </w:pPr>
      <w:rPr>
        <w:rFonts w:hint="default"/>
        <w:b w:val="0"/>
        <w:bCs/>
      </w:rPr>
    </w:lvl>
    <w:lvl w:ilvl="1" w:tplc="48090019" w:tentative="1">
      <w:start w:val="1"/>
      <w:numFmt w:val="lowerLetter"/>
      <w:lvlText w:val="%2."/>
      <w:lvlJc w:val="left"/>
      <w:pPr>
        <w:ind w:left="2291" w:hanging="360"/>
      </w:pPr>
    </w:lvl>
    <w:lvl w:ilvl="2" w:tplc="4809001B" w:tentative="1">
      <w:start w:val="1"/>
      <w:numFmt w:val="lowerRoman"/>
      <w:lvlText w:val="%3."/>
      <w:lvlJc w:val="right"/>
      <w:pPr>
        <w:ind w:left="3011" w:hanging="180"/>
      </w:pPr>
    </w:lvl>
    <w:lvl w:ilvl="3" w:tplc="4809000F" w:tentative="1">
      <w:start w:val="1"/>
      <w:numFmt w:val="decimal"/>
      <w:lvlText w:val="%4."/>
      <w:lvlJc w:val="left"/>
      <w:pPr>
        <w:ind w:left="3731" w:hanging="360"/>
      </w:pPr>
    </w:lvl>
    <w:lvl w:ilvl="4" w:tplc="48090019" w:tentative="1">
      <w:start w:val="1"/>
      <w:numFmt w:val="lowerLetter"/>
      <w:lvlText w:val="%5."/>
      <w:lvlJc w:val="left"/>
      <w:pPr>
        <w:ind w:left="4451" w:hanging="360"/>
      </w:pPr>
    </w:lvl>
    <w:lvl w:ilvl="5" w:tplc="4809001B" w:tentative="1">
      <w:start w:val="1"/>
      <w:numFmt w:val="lowerRoman"/>
      <w:lvlText w:val="%6."/>
      <w:lvlJc w:val="right"/>
      <w:pPr>
        <w:ind w:left="5171" w:hanging="180"/>
      </w:pPr>
    </w:lvl>
    <w:lvl w:ilvl="6" w:tplc="4809000F" w:tentative="1">
      <w:start w:val="1"/>
      <w:numFmt w:val="decimal"/>
      <w:lvlText w:val="%7."/>
      <w:lvlJc w:val="left"/>
      <w:pPr>
        <w:ind w:left="5891" w:hanging="360"/>
      </w:pPr>
    </w:lvl>
    <w:lvl w:ilvl="7" w:tplc="48090019" w:tentative="1">
      <w:start w:val="1"/>
      <w:numFmt w:val="lowerLetter"/>
      <w:lvlText w:val="%8."/>
      <w:lvlJc w:val="left"/>
      <w:pPr>
        <w:ind w:left="6611" w:hanging="360"/>
      </w:pPr>
    </w:lvl>
    <w:lvl w:ilvl="8" w:tplc="4809001B" w:tentative="1">
      <w:start w:val="1"/>
      <w:numFmt w:val="lowerRoman"/>
      <w:lvlText w:val="%9."/>
      <w:lvlJc w:val="right"/>
      <w:pPr>
        <w:ind w:left="7331" w:hanging="180"/>
      </w:pPr>
    </w:lvl>
  </w:abstractNum>
  <w:num w:numId="1" w16cid:durableId="173618402">
    <w:abstractNumId w:val="21"/>
  </w:num>
  <w:num w:numId="2" w16cid:durableId="1378509571">
    <w:abstractNumId w:val="11"/>
  </w:num>
  <w:num w:numId="3" w16cid:durableId="1938361815">
    <w:abstractNumId w:val="2"/>
  </w:num>
  <w:num w:numId="4" w16cid:durableId="1808666085">
    <w:abstractNumId w:val="3"/>
  </w:num>
  <w:num w:numId="5" w16cid:durableId="1551186136">
    <w:abstractNumId w:val="1"/>
  </w:num>
  <w:num w:numId="6" w16cid:durableId="580529311">
    <w:abstractNumId w:val="19"/>
  </w:num>
  <w:num w:numId="7" w16cid:durableId="1423141881">
    <w:abstractNumId w:val="0"/>
  </w:num>
  <w:num w:numId="8" w16cid:durableId="1593925882">
    <w:abstractNumId w:val="7"/>
  </w:num>
  <w:num w:numId="9" w16cid:durableId="2038383929">
    <w:abstractNumId w:val="13"/>
  </w:num>
  <w:num w:numId="10" w16cid:durableId="1677922844">
    <w:abstractNumId w:val="18"/>
  </w:num>
  <w:num w:numId="11" w16cid:durableId="591474317">
    <w:abstractNumId w:val="5"/>
  </w:num>
  <w:num w:numId="12" w16cid:durableId="236091450">
    <w:abstractNumId w:val="4"/>
  </w:num>
  <w:num w:numId="13" w16cid:durableId="1213925243">
    <w:abstractNumId w:val="14"/>
  </w:num>
  <w:num w:numId="14" w16cid:durableId="1456555315">
    <w:abstractNumId w:val="16"/>
  </w:num>
  <w:num w:numId="15" w16cid:durableId="1924944882">
    <w:abstractNumId w:val="20"/>
  </w:num>
  <w:num w:numId="16" w16cid:durableId="1912303347">
    <w:abstractNumId w:val="10"/>
  </w:num>
  <w:num w:numId="17" w16cid:durableId="915742376">
    <w:abstractNumId w:val="15"/>
  </w:num>
  <w:num w:numId="18" w16cid:durableId="839275135">
    <w:abstractNumId w:val="12"/>
  </w:num>
  <w:num w:numId="19" w16cid:durableId="1358582017">
    <w:abstractNumId w:val="17"/>
  </w:num>
  <w:num w:numId="20" w16cid:durableId="349570325">
    <w:abstractNumId w:val="9"/>
  </w:num>
  <w:num w:numId="21" w16cid:durableId="805707607">
    <w:abstractNumId w:val="6"/>
  </w:num>
  <w:num w:numId="22" w16cid:durableId="948778164">
    <w:abstractNumId w:val="8"/>
  </w:num>
  <w:num w:numId="23" w16cid:durableId="1283684526">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a Li">
    <w15:presenceInfo w15:providerId="AD" w15:userId="S::jia@mythinkspace.ai::68872bd4-2839-4629-860a-0763f6c891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D8E"/>
    <w:rsid w:val="00000CA4"/>
    <w:rsid w:val="0000371D"/>
    <w:rsid w:val="00006638"/>
    <w:rsid w:val="0000711C"/>
    <w:rsid w:val="000120FC"/>
    <w:rsid w:val="00013969"/>
    <w:rsid w:val="00017CC8"/>
    <w:rsid w:val="00022DE6"/>
    <w:rsid w:val="000348A6"/>
    <w:rsid w:val="0004063E"/>
    <w:rsid w:val="00043B7D"/>
    <w:rsid w:val="00050751"/>
    <w:rsid w:val="00060971"/>
    <w:rsid w:val="00061D49"/>
    <w:rsid w:val="00063EC5"/>
    <w:rsid w:val="00064F8D"/>
    <w:rsid w:val="00073B5C"/>
    <w:rsid w:val="0007453A"/>
    <w:rsid w:val="000801DA"/>
    <w:rsid w:val="000862DF"/>
    <w:rsid w:val="000A0926"/>
    <w:rsid w:val="000A25B3"/>
    <w:rsid w:val="000A2EDD"/>
    <w:rsid w:val="000A49A1"/>
    <w:rsid w:val="000A5F4B"/>
    <w:rsid w:val="000A729F"/>
    <w:rsid w:val="000B04D5"/>
    <w:rsid w:val="000B0988"/>
    <w:rsid w:val="000B0EDC"/>
    <w:rsid w:val="000B28A8"/>
    <w:rsid w:val="000C236D"/>
    <w:rsid w:val="000C6460"/>
    <w:rsid w:val="000C7746"/>
    <w:rsid w:val="000C7D25"/>
    <w:rsid w:val="000D1D47"/>
    <w:rsid w:val="000D2CF6"/>
    <w:rsid w:val="000D447A"/>
    <w:rsid w:val="000E1B29"/>
    <w:rsid w:val="000E6335"/>
    <w:rsid w:val="0010080A"/>
    <w:rsid w:val="001011AA"/>
    <w:rsid w:val="001048F2"/>
    <w:rsid w:val="00107861"/>
    <w:rsid w:val="001130BD"/>
    <w:rsid w:val="0011603F"/>
    <w:rsid w:val="0012668B"/>
    <w:rsid w:val="00130F2A"/>
    <w:rsid w:val="00133441"/>
    <w:rsid w:val="001353B9"/>
    <w:rsid w:val="00136300"/>
    <w:rsid w:val="00147310"/>
    <w:rsid w:val="001537B5"/>
    <w:rsid w:val="00153C85"/>
    <w:rsid w:val="00182238"/>
    <w:rsid w:val="00182A41"/>
    <w:rsid w:val="00186A7E"/>
    <w:rsid w:val="001976B0"/>
    <w:rsid w:val="001A521A"/>
    <w:rsid w:val="001B098A"/>
    <w:rsid w:val="001C07DD"/>
    <w:rsid w:val="001C49AC"/>
    <w:rsid w:val="001C69CA"/>
    <w:rsid w:val="001D13CC"/>
    <w:rsid w:val="001D3B06"/>
    <w:rsid w:val="001D52F3"/>
    <w:rsid w:val="001F083E"/>
    <w:rsid w:val="001F2769"/>
    <w:rsid w:val="001F3406"/>
    <w:rsid w:val="0021169C"/>
    <w:rsid w:val="00214010"/>
    <w:rsid w:val="00215616"/>
    <w:rsid w:val="002160B9"/>
    <w:rsid w:val="002237FB"/>
    <w:rsid w:val="002242DC"/>
    <w:rsid w:val="0023770F"/>
    <w:rsid w:val="00237A7A"/>
    <w:rsid w:val="00241089"/>
    <w:rsid w:val="00250E50"/>
    <w:rsid w:val="002512B9"/>
    <w:rsid w:val="00255183"/>
    <w:rsid w:val="00267B11"/>
    <w:rsid w:val="00283ED3"/>
    <w:rsid w:val="00286A9B"/>
    <w:rsid w:val="00287810"/>
    <w:rsid w:val="002953BF"/>
    <w:rsid w:val="00297485"/>
    <w:rsid w:val="002A3AC6"/>
    <w:rsid w:val="002C59FC"/>
    <w:rsid w:val="002E4268"/>
    <w:rsid w:val="002E6469"/>
    <w:rsid w:val="002F088F"/>
    <w:rsid w:val="002F1B66"/>
    <w:rsid w:val="00302B72"/>
    <w:rsid w:val="0031294C"/>
    <w:rsid w:val="00321CC2"/>
    <w:rsid w:val="00323D61"/>
    <w:rsid w:val="00324D3F"/>
    <w:rsid w:val="00324D8B"/>
    <w:rsid w:val="00326F5C"/>
    <w:rsid w:val="00336A84"/>
    <w:rsid w:val="003408E2"/>
    <w:rsid w:val="00342236"/>
    <w:rsid w:val="00344F0E"/>
    <w:rsid w:val="003453BD"/>
    <w:rsid w:val="003460B2"/>
    <w:rsid w:val="003521AD"/>
    <w:rsid w:val="0035405F"/>
    <w:rsid w:val="00354B8D"/>
    <w:rsid w:val="00356273"/>
    <w:rsid w:val="00357C2C"/>
    <w:rsid w:val="0036015A"/>
    <w:rsid w:val="00360D0E"/>
    <w:rsid w:val="00367613"/>
    <w:rsid w:val="003724AA"/>
    <w:rsid w:val="00372667"/>
    <w:rsid w:val="00374D49"/>
    <w:rsid w:val="00376A68"/>
    <w:rsid w:val="00376E35"/>
    <w:rsid w:val="003812C1"/>
    <w:rsid w:val="003818DE"/>
    <w:rsid w:val="00383EDB"/>
    <w:rsid w:val="0038797D"/>
    <w:rsid w:val="00395236"/>
    <w:rsid w:val="00396862"/>
    <w:rsid w:val="00397434"/>
    <w:rsid w:val="003A4564"/>
    <w:rsid w:val="003A4A33"/>
    <w:rsid w:val="003A7E4D"/>
    <w:rsid w:val="003B13E8"/>
    <w:rsid w:val="003B2DA5"/>
    <w:rsid w:val="003C4380"/>
    <w:rsid w:val="003C63F5"/>
    <w:rsid w:val="003D1991"/>
    <w:rsid w:val="003D696A"/>
    <w:rsid w:val="003E4EFA"/>
    <w:rsid w:val="003F0C08"/>
    <w:rsid w:val="003F19DD"/>
    <w:rsid w:val="003F2D38"/>
    <w:rsid w:val="003F5BFF"/>
    <w:rsid w:val="003F6961"/>
    <w:rsid w:val="00401A7C"/>
    <w:rsid w:val="00411B5F"/>
    <w:rsid w:val="00414D97"/>
    <w:rsid w:val="004226BC"/>
    <w:rsid w:val="00425097"/>
    <w:rsid w:val="0042559E"/>
    <w:rsid w:val="00427FE6"/>
    <w:rsid w:val="00435D88"/>
    <w:rsid w:val="00437756"/>
    <w:rsid w:val="00440D06"/>
    <w:rsid w:val="00442A1E"/>
    <w:rsid w:val="00445291"/>
    <w:rsid w:val="00450BC2"/>
    <w:rsid w:val="004644DB"/>
    <w:rsid w:val="00466638"/>
    <w:rsid w:val="004677ED"/>
    <w:rsid w:val="004756E8"/>
    <w:rsid w:val="00477209"/>
    <w:rsid w:val="00477C98"/>
    <w:rsid w:val="00485501"/>
    <w:rsid w:val="0049100D"/>
    <w:rsid w:val="004915BA"/>
    <w:rsid w:val="00494443"/>
    <w:rsid w:val="00497930"/>
    <w:rsid w:val="004A0A77"/>
    <w:rsid w:val="004A6F37"/>
    <w:rsid w:val="004A6F7F"/>
    <w:rsid w:val="004B1DDC"/>
    <w:rsid w:val="004B352F"/>
    <w:rsid w:val="004C2B05"/>
    <w:rsid w:val="004D512E"/>
    <w:rsid w:val="004E6944"/>
    <w:rsid w:val="004E70E4"/>
    <w:rsid w:val="004F0348"/>
    <w:rsid w:val="005007A3"/>
    <w:rsid w:val="005034A3"/>
    <w:rsid w:val="00503D1C"/>
    <w:rsid w:val="0050476D"/>
    <w:rsid w:val="00507D8B"/>
    <w:rsid w:val="00510C09"/>
    <w:rsid w:val="00512007"/>
    <w:rsid w:val="00516D9B"/>
    <w:rsid w:val="0052268E"/>
    <w:rsid w:val="00525814"/>
    <w:rsid w:val="00530443"/>
    <w:rsid w:val="0054394E"/>
    <w:rsid w:val="00550594"/>
    <w:rsid w:val="00555294"/>
    <w:rsid w:val="00561497"/>
    <w:rsid w:val="00563E2A"/>
    <w:rsid w:val="005656F5"/>
    <w:rsid w:val="00570ECC"/>
    <w:rsid w:val="00574801"/>
    <w:rsid w:val="00577A94"/>
    <w:rsid w:val="0058321F"/>
    <w:rsid w:val="0058796D"/>
    <w:rsid w:val="00592033"/>
    <w:rsid w:val="00594EAE"/>
    <w:rsid w:val="005C11D3"/>
    <w:rsid w:val="005C1EB7"/>
    <w:rsid w:val="005C6886"/>
    <w:rsid w:val="005C6DE8"/>
    <w:rsid w:val="005D013F"/>
    <w:rsid w:val="005D2C15"/>
    <w:rsid w:val="005D5054"/>
    <w:rsid w:val="005D712B"/>
    <w:rsid w:val="005E1613"/>
    <w:rsid w:val="005E3388"/>
    <w:rsid w:val="005E6E81"/>
    <w:rsid w:val="005E71F9"/>
    <w:rsid w:val="005E79D2"/>
    <w:rsid w:val="005F10E6"/>
    <w:rsid w:val="00603A0A"/>
    <w:rsid w:val="006053A9"/>
    <w:rsid w:val="00606828"/>
    <w:rsid w:val="0063389C"/>
    <w:rsid w:val="00637287"/>
    <w:rsid w:val="00645F1D"/>
    <w:rsid w:val="00651D6C"/>
    <w:rsid w:val="00655ABA"/>
    <w:rsid w:val="00660509"/>
    <w:rsid w:val="006623AD"/>
    <w:rsid w:val="00667927"/>
    <w:rsid w:val="00674F5A"/>
    <w:rsid w:val="00675732"/>
    <w:rsid w:val="00677045"/>
    <w:rsid w:val="0068537C"/>
    <w:rsid w:val="00687B10"/>
    <w:rsid w:val="00693A2E"/>
    <w:rsid w:val="00697E6D"/>
    <w:rsid w:val="006A1786"/>
    <w:rsid w:val="006A24AF"/>
    <w:rsid w:val="006A56A3"/>
    <w:rsid w:val="006B1A0F"/>
    <w:rsid w:val="006B4994"/>
    <w:rsid w:val="006B6DF2"/>
    <w:rsid w:val="006C08C1"/>
    <w:rsid w:val="006D65E9"/>
    <w:rsid w:val="006E4629"/>
    <w:rsid w:val="006F4DC1"/>
    <w:rsid w:val="007008D2"/>
    <w:rsid w:val="0070195C"/>
    <w:rsid w:val="00706349"/>
    <w:rsid w:val="00715129"/>
    <w:rsid w:val="007171F3"/>
    <w:rsid w:val="007210F9"/>
    <w:rsid w:val="007246BA"/>
    <w:rsid w:val="00740B5A"/>
    <w:rsid w:val="00741072"/>
    <w:rsid w:val="007412A5"/>
    <w:rsid w:val="007451CC"/>
    <w:rsid w:val="00745683"/>
    <w:rsid w:val="00746015"/>
    <w:rsid w:val="00751570"/>
    <w:rsid w:val="00753D9F"/>
    <w:rsid w:val="007562AC"/>
    <w:rsid w:val="00786191"/>
    <w:rsid w:val="00792F69"/>
    <w:rsid w:val="00794C01"/>
    <w:rsid w:val="007956BE"/>
    <w:rsid w:val="007962E0"/>
    <w:rsid w:val="007B7C62"/>
    <w:rsid w:val="007C354B"/>
    <w:rsid w:val="007C5A37"/>
    <w:rsid w:val="007D3D7F"/>
    <w:rsid w:val="007E32F9"/>
    <w:rsid w:val="007E392C"/>
    <w:rsid w:val="007E4DBA"/>
    <w:rsid w:val="007E6835"/>
    <w:rsid w:val="007E7B52"/>
    <w:rsid w:val="007F4B49"/>
    <w:rsid w:val="007F4EB2"/>
    <w:rsid w:val="007F5B9E"/>
    <w:rsid w:val="00803743"/>
    <w:rsid w:val="00803BEA"/>
    <w:rsid w:val="00804B4D"/>
    <w:rsid w:val="00807386"/>
    <w:rsid w:val="0081725F"/>
    <w:rsid w:val="0082463B"/>
    <w:rsid w:val="00824ABD"/>
    <w:rsid w:val="00833AD1"/>
    <w:rsid w:val="00837A52"/>
    <w:rsid w:val="00841B21"/>
    <w:rsid w:val="00844235"/>
    <w:rsid w:val="00844ED3"/>
    <w:rsid w:val="0084514E"/>
    <w:rsid w:val="00846434"/>
    <w:rsid w:val="00851800"/>
    <w:rsid w:val="00860229"/>
    <w:rsid w:val="00865E77"/>
    <w:rsid w:val="0086790D"/>
    <w:rsid w:val="00871F12"/>
    <w:rsid w:val="00880F81"/>
    <w:rsid w:val="00883E9E"/>
    <w:rsid w:val="008872F8"/>
    <w:rsid w:val="0088730A"/>
    <w:rsid w:val="00892E6D"/>
    <w:rsid w:val="00894D4F"/>
    <w:rsid w:val="008A5748"/>
    <w:rsid w:val="008C1E6A"/>
    <w:rsid w:val="008C67C2"/>
    <w:rsid w:val="008D31EA"/>
    <w:rsid w:val="008D4A72"/>
    <w:rsid w:val="008D4A7B"/>
    <w:rsid w:val="008E27A6"/>
    <w:rsid w:val="008E39DC"/>
    <w:rsid w:val="008E4DB4"/>
    <w:rsid w:val="008F0038"/>
    <w:rsid w:val="008F353B"/>
    <w:rsid w:val="00902E73"/>
    <w:rsid w:val="009031CC"/>
    <w:rsid w:val="009113F2"/>
    <w:rsid w:val="0091285C"/>
    <w:rsid w:val="00913686"/>
    <w:rsid w:val="009139FC"/>
    <w:rsid w:val="0091427A"/>
    <w:rsid w:val="00914ECF"/>
    <w:rsid w:val="00915D8E"/>
    <w:rsid w:val="00932969"/>
    <w:rsid w:val="0093587D"/>
    <w:rsid w:val="00940647"/>
    <w:rsid w:val="009406E8"/>
    <w:rsid w:val="00941243"/>
    <w:rsid w:val="0094247C"/>
    <w:rsid w:val="0094368B"/>
    <w:rsid w:val="009461E9"/>
    <w:rsid w:val="00953B45"/>
    <w:rsid w:val="0095453C"/>
    <w:rsid w:val="00957C47"/>
    <w:rsid w:val="00960F04"/>
    <w:rsid w:val="0096226C"/>
    <w:rsid w:val="009637A2"/>
    <w:rsid w:val="00973234"/>
    <w:rsid w:val="009736F6"/>
    <w:rsid w:val="00976A5D"/>
    <w:rsid w:val="009844E5"/>
    <w:rsid w:val="009849A7"/>
    <w:rsid w:val="00985B7C"/>
    <w:rsid w:val="00985C61"/>
    <w:rsid w:val="009871FF"/>
    <w:rsid w:val="0099167A"/>
    <w:rsid w:val="00991C68"/>
    <w:rsid w:val="009933CA"/>
    <w:rsid w:val="00993B1A"/>
    <w:rsid w:val="00993EC7"/>
    <w:rsid w:val="009A5DF4"/>
    <w:rsid w:val="009B3F70"/>
    <w:rsid w:val="009C1D9F"/>
    <w:rsid w:val="009C530E"/>
    <w:rsid w:val="009C79F0"/>
    <w:rsid w:val="009C7D51"/>
    <w:rsid w:val="009D45F4"/>
    <w:rsid w:val="009D6CE4"/>
    <w:rsid w:val="009E176B"/>
    <w:rsid w:val="009F01FE"/>
    <w:rsid w:val="009F104C"/>
    <w:rsid w:val="009F5342"/>
    <w:rsid w:val="00A0231D"/>
    <w:rsid w:val="00A03D78"/>
    <w:rsid w:val="00A078D8"/>
    <w:rsid w:val="00A24B53"/>
    <w:rsid w:val="00A24CE5"/>
    <w:rsid w:val="00A37207"/>
    <w:rsid w:val="00A4581E"/>
    <w:rsid w:val="00A52C8E"/>
    <w:rsid w:val="00A55704"/>
    <w:rsid w:val="00A5658B"/>
    <w:rsid w:val="00A56D89"/>
    <w:rsid w:val="00A63A86"/>
    <w:rsid w:val="00A70350"/>
    <w:rsid w:val="00A72296"/>
    <w:rsid w:val="00A96739"/>
    <w:rsid w:val="00AA2D9F"/>
    <w:rsid w:val="00AA4388"/>
    <w:rsid w:val="00AC02CC"/>
    <w:rsid w:val="00AC23A7"/>
    <w:rsid w:val="00AC4521"/>
    <w:rsid w:val="00AD3F95"/>
    <w:rsid w:val="00AD41D6"/>
    <w:rsid w:val="00AD4209"/>
    <w:rsid w:val="00AD4752"/>
    <w:rsid w:val="00AD7DAC"/>
    <w:rsid w:val="00AF6E52"/>
    <w:rsid w:val="00AF6EBF"/>
    <w:rsid w:val="00AF7451"/>
    <w:rsid w:val="00B05E15"/>
    <w:rsid w:val="00B05EEF"/>
    <w:rsid w:val="00B1157D"/>
    <w:rsid w:val="00B22BAF"/>
    <w:rsid w:val="00B2320C"/>
    <w:rsid w:val="00B2449D"/>
    <w:rsid w:val="00B326DC"/>
    <w:rsid w:val="00B502F1"/>
    <w:rsid w:val="00B53D85"/>
    <w:rsid w:val="00B63896"/>
    <w:rsid w:val="00B74F42"/>
    <w:rsid w:val="00B7600F"/>
    <w:rsid w:val="00B837F8"/>
    <w:rsid w:val="00B84636"/>
    <w:rsid w:val="00B86824"/>
    <w:rsid w:val="00B9137F"/>
    <w:rsid w:val="00B95D24"/>
    <w:rsid w:val="00BA6AA9"/>
    <w:rsid w:val="00BB548A"/>
    <w:rsid w:val="00BD2E3D"/>
    <w:rsid w:val="00BD32C4"/>
    <w:rsid w:val="00BD7033"/>
    <w:rsid w:val="00BF2810"/>
    <w:rsid w:val="00BF282D"/>
    <w:rsid w:val="00BF6758"/>
    <w:rsid w:val="00C00622"/>
    <w:rsid w:val="00C036AC"/>
    <w:rsid w:val="00C057C0"/>
    <w:rsid w:val="00C11C25"/>
    <w:rsid w:val="00C15360"/>
    <w:rsid w:val="00C21482"/>
    <w:rsid w:val="00C255D1"/>
    <w:rsid w:val="00C25D2B"/>
    <w:rsid w:val="00C31AC1"/>
    <w:rsid w:val="00C4077A"/>
    <w:rsid w:val="00C40F95"/>
    <w:rsid w:val="00C577DD"/>
    <w:rsid w:val="00C62232"/>
    <w:rsid w:val="00C64DD2"/>
    <w:rsid w:val="00C7303B"/>
    <w:rsid w:val="00C73E1A"/>
    <w:rsid w:val="00C805A6"/>
    <w:rsid w:val="00C867ED"/>
    <w:rsid w:val="00C94F65"/>
    <w:rsid w:val="00CA0354"/>
    <w:rsid w:val="00CB0F6B"/>
    <w:rsid w:val="00CB14FE"/>
    <w:rsid w:val="00CB4562"/>
    <w:rsid w:val="00CB46B3"/>
    <w:rsid w:val="00CB780A"/>
    <w:rsid w:val="00CC01CE"/>
    <w:rsid w:val="00CC4328"/>
    <w:rsid w:val="00CD1FE1"/>
    <w:rsid w:val="00CD2458"/>
    <w:rsid w:val="00CD3C2D"/>
    <w:rsid w:val="00CD47D6"/>
    <w:rsid w:val="00CE0710"/>
    <w:rsid w:val="00CF461C"/>
    <w:rsid w:val="00D01663"/>
    <w:rsid w:val="00D02097"/>
    <w:rsid w:val="00D04DD2"/>
    <w:rsid w:val="00D04F0D"/>
    <w:rsid w:val="00D06FA5"/>
    <w:rsid w:val="00D10075"/>
    <w:rsid w:val="00D10B4E"/>
    <w:rsid w:val="00D1717F"/>
    <w:rsid w:val="00D25AEB"/>
    <w:rsid w:val="00D30477"/>
    <w:rsid w:val="00D30BF9"/>
    <w:rsid w:val="00D34243"/>
    <w:rsid w:val="00D50076"/>
    <w:rsid w:val="00D719EE"/>
    <w:rsid w:val="00D76EE1"/>
    <w:rsid w:val="00D91970"/>
    <w:rsid w:val="00D95AA7"/>
    <w:rsid w:val="00DA0CD7"/>
    <w:rsid w:val="00DA1F0F"/>
    <w:rsid w:val="00DA5776"/>
    <w:rsid w:val="00DB58AC"/>
    <w:rsid w:val="00DD0DA3"/>
    <w:rsid w:val="00DD23A0"/>
    <w:rsid w:val="00DD2B10"/>
    <w:rsid w:val="00DD2BFD"/>
    <w:rsid w:val="00DD3D38"/>
    <w:rsid w:val="00DE73DC"/>
    <w:rsid w:val="00DF239B"/>
    <w:rsid w:val="00DF3186"/>
    <w:rsid w:val="00DF3509"/>
    <w:rsid w:val="00DF4C11"/>
    <w:rsid w:val="00DF524D"/>
    <w:rsid w:val="00E013CA"/>
    <w:rsid w:val="00E024A1"/>
    <w:rsid w:val="00E05883"/>
    <w:rsid w:val="00E06760"/>
    <w:rsid w:val="00E07D10"/>
    <w:rsid w:val="00E32DB8"/>
    <w:rsid w:val="00E34294"/>
    <w:rsid w:val="00E422B8"/>
    <w:rsid w:val="00E443EB"/>
    <w:rsid w:val="00E455FC"/>
    <w:rsid w:val="00E7061D"/>
    <w:rsid w:val="00E735C6"/>
    <w:rsid w:val="00E85E32"/>
    <w:rsid w:val="00E86BAC"/>
    <w:rsid w:val="00E87FE1"/>
    <w:rsid w:val="00E9422C"/>
    <w:rsid w:val="00EA1569"/>
    <w:rsid w:val="00EA2A7C"/>
    <w:rsid w:val="00EA2F47"/>
    <w:rsid w:val="00EB61FF"/>
    <w:rsid w:val="00EC1792"/>
    <w:rsid w:val="00ED3AE0"/>
    <w:rsid w:val="00ED40BB"/>
    <w:rsid w:val="00EE1E80"/>
    <w:rsid w:val="00EE5CD5"/>
    <w:rsid w:val="00EE65D3"/>
    <w:rsid w:val="00EF26FD"/>
    <w:rsid w:val="00EF5832"/>
    <w:rsid w:val="00EF64E6"/>
    <w:rsid w:val="00EF6A9F"/>
    <w:rsid w:val="00EF6AA7"/>
    <w:rsid w:val="00F06132"/>
    <w:rsid w:val="00F2057E"/>
    <w:rsid w:val="00F257C6"/>
    <w:rsid w:val="00F352B0"/>
    <w:rsid w:val="00F361C0"/>
    <w:rsid w:val="00F374F4"/>
    <w:rsid w:val="00F50352"/>
    <w:rsid w:val="00F516C7"/>
    <w:rsid w:val="00F51A86"/>
    <w:rsid w:val="00F54DA4"/>
    <w:rsid w:val="00F55ADD"/>
    <w:rsid w:val="00F6115D"/>
    <w:rsid w:val="00F61A2A"/>
    <w:rsid w:val="00F62CAB"/>
    <w:rsid w:val="00F630FA"/>
    <w:rsid w:val="00F7413C"/>
    <w:rsid w:val="00F80426"/>
    <w:rsid w:val="00F80C5C"/>
    <w:rsid w:val="00F87EE4"/>
    <w:rsid w:val="00F9634A"/>
    <w:rsid w:val="00FA014B"/>
    <w:rsid w:val="00FA46AB"/>
    <w:rsid w:val="00FA71D6"/>
    <w:rsid w:val="00FA7244"/>
    <w:rsid w:val="00FB381D"/>
    <w:rsid w:val="00FB4552"/>
    <w:rsid w:val="00FB743E"/>
    <w:rsid w:val="00FC58E1"/>
    <w:rsid w:val="00FC7335"/>
    <w:rsid w:val="00FD20D6"/>
    <w:rsid w:val="00FE2600"/>
    <w:rsid w:val="00FE3CEA"/>
    <w:rsid w:val="00FE42B6"/>
    <w:rsid w:val="00FF2B6F"/>
    <w:rsid w:val="00FF30C9"/>
    <w:rsid w:val="00FF36DA"/>
    <w:rsid w:val="00FF6AA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E2809"/>
  <w15:chartTrackingRefBased/>
  <w15:docId w15:val="{9469EF62-D206-4341-A2A3-F3A7CB6E4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240"/>
        <w:ind w:firstLine="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613"/>
  </w:style>
  <w:style w:type="paragraph" w:styleId="Heading1">
    <w:name w:val="heading 1"/>
    <w:basedOn w:val="Normal"/>
    <w:next w:val="Normal"/>
    <w:link w:val="Heading1Char"/>
    <w:uiPriority w:val="9"/>
    <w:qFormat/>
    <w:rsid w:val="00915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5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D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D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D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5D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D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D8E"/>
    <w:rPr>
      <w:rFonts w:eastAsiaTheme="majorEastAsia" w:cstheme="majorBidi"/>
      <w:color w:val="272727" w:themeColor="text1" w:themeTint="D8"/>
    </w:rPr>
  </w:style>
  <w:style w:type="paragraph" w:styleId="Title">
    <w:name w:val="Title"/>
    <w:basedOn w:val="Normal"/>
    <w:next w:val="Normal"/>
    <w:link w:val="TitleChar"/>
    <w:uiPriority w:val="10"/>
    <w:qFormat/>
    <w:rsid w:val="00915D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D8E"/>
    <w:pPr>
      <w:numPr>
        <w:ilvl w:val="1"/>
      </w:numPr>
      <w:ind w:firstLine="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D8E"/>
    <w:pPr>
      <w:spacing w:before="160"/>
      <w:jc w:val="center"/>
    </w:pPr>
    <w:rPr>
      <w:i/>
      <w:iCs/>
      <w:color w:val="404040" w:themeColor="text1" w:themeTint="BF"/>
    </w:rPr>
  </w:style>
  <w:style w:type="character" w:customStyle="1" w:styleId="QuoteChar">
    <w:name w:val="Quote Char"/>
    <w:basedOn w:val="DefaultParagraphFont"/>
    <w:link w:val="Quote"/>
    <w:uiPriority w:val="29"/>
    <w:rsid w:val="00915D8E"/>
    <w:rPr>
      <w:i/>
      <w:iCs/>
      <w:color w:val="404040" w:themeColor="text1" w:themeTint="BF"/>
    </w:rPr>
  </w:style>
  <w:style w:type="paragraph" w:styleId="ListParagraph">
    <w:name w:val="List Paragraph"/>
    <w:basedOn w:val="Normal"/>
    <w:next w:val="Normal"/>
    <w:uiPriority w:val="34"/>
    <w:qFormat/>
    <w:rsid w:val="00BB548A"/>
    <w:pPr>
      <w:ind w:left="720" w:hanging="567"/>
    </w:pPr>
  </w:style>
  <w:style w:type="character" w:styleId="IntenseEmphasis">
    <w:name w:val="Intense Emphasis"/>
    <w:basedOn w:val="DefaultParagraphFont"/>
    <w:uiPriority w:val="21"/>
    <w:qFormat/>
    <w:rsid w:val="00915D8E"/>
    <w:rPr>
      <w:i/>
      <w:iCs/>
      <w:color w:val="0F4761" w:themeColor="accent1" w:themeShade="BF"/>
    </w:rPr>
  </w:style>
  <w:style w:type="paragraph" w:styleId="IntenseQuote">
    <w:name w:val="Intense Quote"/>
    <w:basedOn w:val="Normal"/>
    <w:next w:val="Normal"/>
    <w:link w:val="IntenseQuoteChar"/>
    <w:uiPriority w:val="30"/>
    <w:qFormat/>
    <w:rsid w:val="00915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D8E"/>
    <w:rPr>
      <w:i/>
      <w:iCs/>
      <w:color w:val="0F4761" w:themeColor="accent1" w:themeShade="BF"/>
    </w:rPr>
  </w:style>
  <w:style w:type="character" w:styleId="IntenseReference">
    <w:name w:val="Intense Reference"/>
    <w:basedOn w:val="DefaultParagraphFont"/>
    <w:uiPriority w:val="32"/>
    <w:qFormat/>
    <w:rsid w:val="00915D8E"/>
    <w:rPr>
      <w:b/>
      <w:bCs/>
      <w:smallCaps/>
      <w:color w:val="0F4761" w:themeColor="accent1" w:themeShade="BF"/>
      <w:spacing w:val="5"/>
    </w:rPr>
  </w:style>
  <w:style w:type="character" w:styleId="Strong">
    <w:name w:val="Strong"/>
    <w:basedOn w:val="DefaultParagraphFont"/>
    <w:uiPriority w:val="22"/>
    <w:qFormat/>
    <w:rsid w:val="003D696A"/>
    <w:rPr>
      <w:b/>
      <w:bCs/>
    </w:rPr>
  </w:style>
  <w:style w:type="paragraph" w:styleId="NormalWeb">
    <w:name w:val="Normal (Web)"/>
    <w:basedOn w:val="Normal"/>
    <w:uiPriority w:val="99"/>
    <w:semiHidden/>
    <w:unhideWhenUsed/>
    <w:rsid w:val="003D696A"/>
    <w:pPr>
      <w:spacing w:before="100" w:beforeAutospacing="1" w:after="100" w:afterAutospacing="1"/>
      <w:ind w:firstLine="0"/>
    </w:pPr>
    <w:rPr>
      <w:rFonts w:ascii="Times New Roman" w:eastAsia="Times New Roman" w:hAnsi="Times New Roman" w:cs="Times New Roman"/>
      <w:kern w:val="0"/>
      <w14:ligatures w14:val="none"/>
    </w:rPr>
  </w:style>
  <w:style w:type="numbering" w:customStyle="1" w:styleId="Style1">
    <w:name w:val="Style1"/>
    <w:uiPriority w:val="99"/>
    <w:rsid w:val="003D696A"/>
    <w:pPr>
      <w:numPr>
        <w:numId w:val="4"/>
      </w:numPr>
    </w:pPr>
  </w:style>
  <w:style w:type="table" w:styleId="TableGrid">
    <w:name w:val="Table Grid"/>
    <w:basedOn w:val="TableNormal"/>
    <w:uiPriority w:val="39"/>
    <w:rsid w:val="007F4B4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4CE5"/>
    <w:pPr>
      <w:tabs>
        <w:tab w:val="center" w:pos="4513"/>
        <w:tab w:val="right" w:pos="9026"/>
      </w:tabs>
      <w:spacing w:after="0"/>
    </w:pPr>
  </w:style>
  <w:style w:type="character" w:customStyle="1" w:styleId="HeaderChar">
    <w:name w:val="Header Char"/>
    <w:basedOn w:val="DefaultParagraphFont"/>
    <w:link w:val="Header"/>
    <w:uiPriority w:val="99"/>
    <w:rsid w:val="00A24CE5"/>
  </w:style>
  <w:style w:type="paragraph" w:styleId="Footer">
    <w:name w:val="footer"/>
    <w:basedOn w:val="Normal"/>
    <w:link w:val="FooterChar"/>
    <w:uiPriority w:val="99"/>
    <w:unhideWhenUsed/>
    <w:rsid w:val="00A24CE5"/>
    <w:pPr>
      <w:tabs>
        <w:tab w:val="center" w:pos="4513"/>
        <w:tab w:val="right" w:pos="9026"/>
      </w:tabs>
      <w:spacing w:after="0"/>
    </w:pPr>
  </w:style>
  <w:style w:type="character" w:customStyle="1" w:styleId="FooterChar">
    <w:name w:val="Footer Char"/>
    <w:basedOn w:val="DefaultParagraphFont"/>
    <w:link w:val="Footer"/>
    <w:uiPriority w:val="99"/>
    <w:rsid w:val="00A24CE5"/>
  </w:style>
  <w:style w:type="character" w:styleId="CommentReference">
    <w:name w:val="annotation reference"/>
    <w:basedOn w:val="DefaultParagraphFont"/>
    <w:uiPriority w:val="99"/>
    <w:semiHidden/>
    <w:unhideWhenUsed/>
    <w:rsid w:val="00C94F65"/>
    <w:rPr>
      <w:sz w:val="16"/>
      <w:szCs w:val="16"/>
    </w:rPr>
  </w:style>
  <w:style w:type="paragraph" w:styleId="CommentText">
    <w:name w:val="annotation text"/>
    <w:basedOn w:val="Normal"/>
    <w:link w:val="CommentTextChar"/>
    <w:uiPriority w:val="99"/>
    <w:unhideWhenUsed/>
    <w:rsid w:val="00C94F65"/>
    <w:rPr>
      <w:sz w:val="20"/>
      <w:szCs w:val="20"/>
    </w:rPr>
  </w:style>
  <w:style w:type="character" w:customStyle="1" w:styleId="CommentTextChar">
    <w:name w:val="Comment Text Char"/>
    <w:basedOn w:val="DefaultParagraphFont"/>
    <w:link w:val="CommentText"/>
    <w:uiPriority w:val="99"/>
    <w:rsid w:val="00C94F65"/>
    <w:rPr>
      <w:sz w:val="20"/>
      <w:szCs w:val="20"/>
    </w:rPr>
  </w:style>
  <w:style w:type="paragraph" w:styleId="CommentSubject">
    <w:name w:val="annotation subject"/>
    <w:basedOn w:val="CommentText"/>
    <w:next w:val="CommentText"/>
    <w:link w:val="CommentSubjectChar"/>
    <w:uiPriority w:val="99"/>
    <w:semiHidden/>
    <w:unhideWhenUsed/>
    <w:rsid w:val="00C94F65"/>
    <w:rPr>
      <w:b/>
      <w:bCs/>
    </w:rPr>
  </w:style>
  <w:style w:type="character" w:customStyle="1" w:styleId="CommentSubjectChar">
    <w:name w:val="Comment Subject Char"/>
    <w:basedOn w:val="CommentTextChar"/>
    <w:link w:val="CommentSubject"/>
    <w:uiPriority w:val="99"/>
    <w:semiHidden/>
    <w:rsid w:val="00C94F65"/>
    <w:rPr>
      <w:b/>
      <w:bCs/>
      <w:sz w:val="20"/>
      <w:szCs w:val="20"/>
    </w:rPr>
  </w:style>
  <w:style w:type="character" w:styleId="Emphasis">
    <w:name w:val="Emphasis"/>
    <w:basedOn w:val="DefaultParagraphFont"/>
    <w:uiPriority w:val="20"/>
    <w:qFormat/>
    <w:rsid w:val="00FD20D6"/>
    <w:rPr>
      <w:i/>
      <w:iCs/>
    </w:rPr>
  </w:style>
  <w:style w:type="paragraph" w:customStyle="1" w:styleId="whitespace-pre-wrap">
    <w:name w:val="whitespace-pre-wrap"/>
    <w:basedOn w:val="Normal"/>
    <w:rsid w:val="00C805A6"/>
    <w:pPr>
      <w:spacing w:before="100" w:beforeAutospacing="1" w:after="100" w:afterAutospacing="1"/>
      <w:ind w:firstLine="0"/>
    </w:pPr>
    <w:rPr>
      <w:rFonts w:ascii="Times New Roman" w:eastAsia="Times New Roman" w:hAnsi="Times New Roman" w:cs="Times New Roman"/>
      <w:kern w:val="0"/>
      <w14:ligatures w14:val="none"/>
    </w:rPr>
  </w:style>
  <w:style w:type="paragraph" w:styleId="Revision">
    <w:name w:val="Revision"/>
    <w:hidden/>
    <w:uiPriority w:val="99"/>
    <w:semiHidden/>
    <w:rsid w:val="00F54DA4"/>
    <w:pPr>
      <w:spacing w:after="0"/>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7536">
      <w:bodyDiv w:val="1"/>
      <w:marLeft w:val="0"/>
      <w:marRight w:val="0"/>
      <w:marTop w:val="0"/>
      <w:marBottom w:val="0"/>
      <w:divBdr>
        <w:top w:val="none" w:sz="0" w:space="0" w:color="auto"/>
        <w:left w:val="none" w:sz="0" w:space="0" w:color="auto"/>
        <w:bottom w:val="none" w:sz="0" w:space="0" w:color="auto"/>
        <w:right w:val="none" w:sz="0" w:space="0" w:color="auto"/>
      </w:divBdr>
    </w:div>
    <w:div w:id="65686205">
      <w:bodyDiv w:val="1"/>
      <w:marLeft w:val="0"/>
      <w:marRight w:val="0"/>
      <w:marTop w:val="0"/>
      <w:marBottom w:val="0"/>
      <w:divBdr>
        <w:top w:val="none" w:sz="0" w:space="0" w:color="auto"/>
        <w:left w:val="none" w:sz="0" w:space="0" w:color="auto"/>
        <w:bottom w:val="none" w:sz="0" w:space="0" w:color="auto"/>
        <w:right w:val="none" w:sz="0" w:space="0" w:color="auto"/>
      </w:divBdr>
    </w:div>
    <w:div w:id="78336619">
      <w:bodyDiv w:val="1"/>
      <w:marLeft w:val="0"/>
      <w:marRight w:val="0"/>
      <w:marTop w:val="0"/>
      <w:marBottom w:val="0"/>
      <w:divBdr>
        <w:top w:val="none" w:sz="0" w:space="0" w:color="auto"/>
        <w:left w:val="none" w:sz="0" w:space="0" w:color="auto"/>
        <w:bottom w:val="none" w:sz="0" w:space="0" w:color="auto"/>
        <w:right w:val="none" w:sz="0" w:space="0" w:color="auto"/>
      </w:divBdr>
    </w:div>
    <w:div w:id="100804637">
      <w:bodyDiv w:val="1"/>
      <w:marLeft w:val="0"/>
      <w:marRight w:val="0"/>
      <w:marTop w:val="0"/>
      <w:marBottom w:val="0"/>
      <w:divBdr>
        <w:top w:val="none" w:sz="0" w:space="0" w:color="auto"/>
        <w:left w:val="none" w:sz="0" w:space="0" w:color="auto"/>
        <w:bottom w:val="none" w:sz="0" w:space="0" w:color="auto"/>
        <w:right w:val="none" w:sz="0" w:space="0" w:color="auto"/>
      </w:divBdr>
    </w:div>
    <w:div w:id="126364503">
      <w:bodyDiv w:val="1"/>
      <w:marLeft w:val="0"/>
      <w:marRight w:val="0"/>
      <w:marTop w:val="0"/>
      <w:marBottom w:val="0"/>
      <w:divBdr>
        <w:top w:val="none" w:sz="0" w:space="0" w:color="auto"/>
        <w:left w:val="none" w:sz="0" w:space="0" w:color="auto"/>
        <w:bottom w:val="none" w:sz="0" w:space="0" w:color="auto"/>
        <w:right w:val="none" w:sz="0" w:space="0" w:color="auto"/>
      </w:divBdr>
    </w:div>
    <w:div w:id="174081804">
      <w:bodyDiv w:val="1"/>
      <w:marLeft w:val="0"/>
      <w:marRight w:val="0"/>
      <w:marTop w:val="0"/>
      <w:marBottom w:val="0"/>
      <w:divBdr>
        <w:top w:val="none" w:sz="0" w:space="0" w:color="auto"/>
        <w:left w:val="none" w:sz="0" w:space="0" w:color="auto"/>
        <w:bottom w:val="none" w:sz="0" w:space="0" w:color="auto"/>
        <w:right w:val="none" w:sz="0" w:space="0" w:color="auto"/>
      </w:divBdr>
    </w:div>
    <w:div w:id="245114117">
      <w:bodyDiv w:val="1"/>
      <w:marLeft w:val="0"/>
      <w:marRight w:val="0"/>
      <w:marTop w:val="0"/>
      <w:marBottom w:val="0"/>
      <w:divBdr>
        <w:top w:val="none" w:sz="0" w:space="0" w:color="auto"/>
        <w:left w:val="none" w:sz="0" w:space="0" w:color="auto"/>
        <w:bottom w:val="none" w:sz="0" w:space="0" w:color="auto"/>
        <w:right w:val="none" w:sz="0" w:space="0" w:color="auto"/>
      </w:divBdr>
    </w:div>
    <w:div w:id="291911626">
      <w:bodyDiv w:val="1"/>
      <w:marLeft w:val="0"/>
      <w:marRight w:val="0"/>
      <w:marTop w:val="0"/>
      <w:marBottom w:val="0"/>
      <w:divBdr>
        <w:top w:val="none" w:sz="0" w:space="0" w:color="auto"/>
        <w:left w:val="none" w:sz="0" w:space="0" w:color="auto"/>
        <w:bottom w:val="none" w:sz="0" w:space="0" w:color="auto"/>
        <w:right w:val="none" w:sz="0" w:space="0" w:color="auto"/>
      </w:divBdr>
    </w:div>
    <w:div w:id="352650742">
      <w:bodyDiv w:val="1"/>
      <w:marLeft w:val="0"/>
      <w:marRight w:val="0"/>
      <w:marTop w:val="0"/>
      <w:marBottom w:val="0"/>
      <w:divBdr>
        <w:top w:val="none" w:sz="0" w:space="0" w:color="auto"/>
        <w:left w:val="none" w:sz="0" w:space="0" w:color="auto"/>
        <w:bottom w:val="none" w:sz="0" w:space="0" w:color="auto"/>
        <w:right w:val="none" w:sz="0" w:space="0" w:color="auto"/>
      </w:divBdr>
    </w:div>
    <w:div w:id="362092210">
      <w:bodyDiv w:val="1"/>
      <w:marLeft w:val="0"/>
      <w:marRight w:val="0"/>
      <w:marTop w:val="0"/>
      <w:marBottom w:val="0"/>
      <w:divBdr>
        <w:top w:val="none" w:sz="0" w:space="0" w:color="auto"/>
        <w:left w:val="none" w:sz="0" w:space="0" w:color="auto"/>
        <w:bottom w:val="none" w:sz="0" w:space="0" w:color="auto"/>
        <w:right w:val="none" w:sz="0" w:space="0" w:color="auto"/>
      </w:divBdr>
    </w:div>
    <w:div w:id="429205413">
      <w:bodyDiv w:val="1"/>
      <w:marLeft w:val="0"/>
      <w:marRight w:val="0"/>
      <w:marTop w:val="0"/>
      <w:marBottom w:val="0"/>
      <w:divBdr>
        <w:top w:val="none" w:sz="0" w:space="0" w:color="auto"/>
        <w:left w:val="none" w:sz="0" w:space="0" w:color="auto"/>
        <w:bottom w:val="none" w:sz="0" w:space="0" w:color="auto"/>
        <w:right w:val="none" w:sz="0" w:space="0" w:color="auto"/>
      </w:divBdr>
    </w:div>
    <w:div w:id="443381905">
      <w:bodyDiv w:val="1"/>
      <w:marLeft w:val="0"/>
      <w:marRight w:val="0"/>
      <w:marTop w:val="0"/>
      <w:marBottom w:val="0"/>
      <w:divBdr>
        <w:top w:val="none" w:sz="0" w:space="0" w:color="auto"/>
        <w:left w:val="none" w:sz="0" w:space="0" w:color="auto"/>
        <w:bottom w:val="none" w:sz="0" w:space="0" w:color="auto"/>
        <w:right w:val="none" w:sz="0" w:space="0" w:color="auto"/>
      </w:divBdr>
    </w:div>
    <w:div w:id="451823383">
      <w:bodyDiv w:val="1"/>
      <w:marLeft w:val="0"/>
      <w:marRight w:val="0"/>
      <w:marTop w:val="0"/>
      <w:marBottom w:val="0"/>
      <w:divBdr>
        <w:top w:val="none" w:sz="0" w:space="0" w:color="auto"/>
        <w:left w:val="none" w:sz="0" w:space="0" w:color="auto"/>
        <w:bottom w:val="none" w:sz="0" w:space="0" w:color="auto"/>
        <w:right w:val="none" w:sz="0" w:space="0" w:color="auto"/>
      </w:divBdr>
    </w:div>
    <w:div w:id="591621789">
      <w:bodyDiv w:val="1"/>
      <w:marLeft w:val="0"/>
      <w:marRight w:val="0"/>
      <w:marTop w:val="0"/>
      <w:marBottom w:val="0"/>
      <w:divBdr>
        <w:top w:val="none" w:sz="0" w:space="0" w:color="auto"/>
        <w:left w:val="none" w:sz="0" w:space="0" w:color="auto"/>
        <w:bottom w:val="none" w:sz="0" w:space="0" w:color="auto"/>
        <w:right w:val="none" w:sz="0" w:space="0" w:color="auto"/>
      </w:divBdr>
    </w:div>
    <w:div w:id="798913928">
      <w:bodyDiv w:val="1"/>
      <w:marLeft w:val="0"/>
      <w:marRight w:val="0"/>
      <w:marTop w:val="0"/>
      <w:marBottom w:val="0"/>
      <w:divBdr>
        <w:top w:val="none" w:sz="0" w:space="0" w:color="auto"/>
        <w:left w:val="none" w:sz="0" w:space="0" w:color="auto"/>
        <w:bottom w:val="none" w:sz="0" w:space="0" w:color="auto"/>
        <w:right w:val="none" w:sz="0" w:space="0" w:color="auto"/>
      </w:divBdr>
    </w:div>
    <w:div w:id="1068576481">
      <w:bodyDiv w:val="1"/>
      <w:marLeft w:val="0"/>
      <w:marRight w:val="0"/>
      <w:marTop w:val="0"/>
      <w:marBottom w:val="0"/>
      <w:divBdr>
        <w:top w:val="none" w:sz="0" w:space="0" w:color="auto"/>
        <w:left w:val="none" w:sz="0" w:space="0" w:color="auto"/>
        <w:bottom w:val="none" w:sz="0" w:space="0" w:color="auto"/>
        <w:right w:val="none" w:sz="0" w:space="0" w:color="auto"/>
      </w:divBdr>
    </w:div>
    <w:div w:id="1091004589">
      <w:bodyDiv w:val="1"/>
      <w:marLeft w:val="0"/>
      <w:marRight w:val="0"/>
      <w:marTop w:val="0"/>
      <w:marBottom w:val="0"/>
      <w:divBdr>
        <w:top w:val="none" w:sz="0" w:space="0" w:color="auto"/>
        <w:left w:val="none" w:sz="0" w:space="0" w:color="auto"/>
        <w:bottom w:val="none" w:sz="0" w:space="0" w:color="auto"/>
        <w:right w:val="none" w:sz="0" w:space="0" w:color="auto"/>
      </w:divBdr>
    </w:div>
    <w:div w:id="1094207539">
      <w:bodyDiv w:val="1"/>
      <w:marLeft w:val="0"/>
      <w:marRight w:val="0"/>
      <w:marTop w:val="0"/>
      <w:marBottom w:val="0"/>
      <w:divBdr>
        <w:top w:val="none" w:sz="0" w:space="0" w:color="auto"/>
        <w:left w:val="none" w:sz="0" w:space="0" w:color="auto"/>
        <w:bottom w:val="none" w:sz="0" w:space="0" w:color="auto"/>
        <w:right w:val="none" w:sz="0" w:space="0" w:color="auto"/>
      </w:divBdr>
    </w:div>
    <w:div w:id="1127164824">
      <w:bodyDiv w:val="1"/>
      <w:marLeft w:val="0"/>
      <w:marRight w:val="0"/>
      <w:marTop w:val="0"/>
      <w:marBottom w:val="0"/>
      <w:divBdr>
        <w:top w:val="none" w:sz="0" w:space="0" w:color="auto"/>
        <w:left w:val="none" w:sz="0" w:space="0" w:color="auto"/>
        <w:bottom w:val="none" w:sz="0" w:space="0" w:color="auto"/>
        <w:right w:val="none" w:sz="0" w:space="0" w:color="auto"/>
      </w:divBdr>
    </w:div>
    <w:div w:id="1205019174">
      <w:bodyDiv w:val="1"/>
      <w:marLeft w:val="0"/>
      <w:marRight w:val="0"/>
      <w:marTop w:val="0"/>
      <w:marBottom w:val="0"/>
      <w:divBdr>
        <w:top w:val="none" w:sz="0" w:space="0" w:color="auto"/>
        <w:left w:val="none" w:sz="0" w:space="0" w:color="auto"/>
        <w:bottom w:val="none" w:sz="0" w:space="0" w:color="auto"/>
        <w:right w:val="none" w:sz="0" w:space="0" w:color="auto"/>
      </w:divBdr>
    </w:div>
    <w:div w:id="1218470488">
      <w:bodyDiv w:val="1"/>
      <w:marLeft w:val="0"/>
      <w:marRight w:val="0"/>
      <w:marTop w:val="0"/>
      <w:marBottom w:val="0"/>
      <w:divBdr>
        <w:top w:val="none" w:sz="0" w:space="0" w:color="auto"/>
        <w:left w:val="none" w:sz="0" w:space="0" w:color="auto"/>
        <w:bottom w:val="none" w:sz="0" w:space="0" w:color="auto"/>
        <w:right w:val="none" w:sz="0" w:space="0" w:color="auto"/>
      </w:divBdr>
    </w:div>
    <w:div w:id="1243636446">
      <w:bodyDiv w:val="1"/>
      <w:marLeft w:val="0"/>
      <w:marRight w:val="0"/>
      <w:marTop w:val="0"/>
      <w:marBottom w:val="0"/>
      <w:divBdr>
        <w:top w:val="none" w:sz="0" w:space="0" w:color="auto"/>
        <w:left w:val="none" w:sz="0" w:space="0" w:color="auto"/>
        <w:bottom w:val="none" w:sz="0" w:space="0" w:color="auto"/>
        <w:right w:val="none" w:sz="0" w:space="0" w:color="auto"/>
      </w:divBdr>
    </w:div>
    <w:div w:id="1285890533">
      <w:bodyDiv w:val="1"/>
      <w:marLeft w:val="0"/>
      <w:marRight w:val="0"/>
      <w:marTop w:val="0"/>
      <w:marBottom w:val="0"/>
      <w:divBdr>
        <w:top w:val="none" w:sz="0" w:space="0" w:color="auto"/>
        <w:left w:val="none" w:sz="0" w:space="0" w:color="auto"/>
        <w:bottom w:val="none" w:sz="0" w:space="0" w:color="auto"/>
        <w:right w:val="none" w:sz="0" w:space="0" w:color="auto"/>
      </w:divBdr>
    </w:div>
    <w:div w:id="1296641848">
      <w:bodyDiv w:val="1"/>
      <w:marLeft w:val="0"/>
      <w:marRight w:val="0"/>
      <w:marTop w:val="0"/>
      <w:marBottom w:val="0"/>
      <w:divBdr>
        <w:top w:val="none" w:sz="0" w:space="0" w:color="auto"/>
        <w:left w:val="none" w:sz="0" w:space="0" w:color="auto"/>
        <w:bottom w:val="none" w:sz="0" w:space="0" w:color="auto"/>
        <w:right w:val="none" w:sz="0" w:space="0" w:color="auto"/>
      </w:divBdr>
    </w:div>
    <w:div w:id="1318731859">
      <w:bodyDiv w:val="1"/>
      <w:marLeft w:val="0"/>
      <w:marRight w:val="0"/>
      <w:marTop w:val="0"/>
      <w:marBottom w:val="0"/>
      <w:divBdr>
        <w:top w:val="none" w:sz="0" w:space="0" w:color="auto"/>
        <w:left w:val="none" w:sz="0" w:space="0" w:color="auto"/>
        <w:bottom w:val="none" w:sz="0" w:space="0" w:color="auto"/>
        <w:right w:val="none" w:sz="0" w:space="0" w:color="auto"/>
      </w:divBdr>
    </w:div>
    <w:div w:id="1329287846">
      <w:bodyDiv w:val="1"/>
      <w:marLeft w:val="0"/>
      <w:marRight w:val="0"/>
      <w:marTop w:val="0"/>
      <w:marBottom w:val="0"/>
      <w:divBdr>
        <w:top w:val="none" w:sz="0" w:space="0" w:color="auto"/>
        <w:left w:val="none" w:sz="0" w:space="0" w:color="auto"/>
        <w:bottom w:val="none" w:sz="0" w:space="0" w:color="auto"/>
        <w:right w:val="none" w:sz="0" w:space="0" w:color="auto"/>
      </w:divBdr>
    </w:div>
    <w:div w:id="1398283378">
      <w:bodyDiv w:val="1"/>
      <w:marLeft w:val="0"/>
      <w:marRight w:val="0"/>
      <w:marTop w:val="0"/>
      <w:marBottom w:val="0"/>
      <w:divBdr>
        <w:top w:val="none" w:sz="0" w:space="0" w:color="auto"/>
        <w:left w:val="none" w:sz="0" w:space="0" w:color="auto"/>
        <w:bottom w:val="none" w:sz="0" w:space="0" w:color="auto"/>
        <w:right w:val="none" w:sz="0" w:space="0" w:color="auto"/>
      </w:divBdr>
    </w:div>
    <w:div w:id="1461262406">
      <w:bodyDiv w:val="1"/>
      <w:marLeft w:val="0"/>
      <w:marRight w:val="0"/>
      <w:marTop w:val="0"/>
      <w:marBottom w:val="0"/>
      <w:divBdr>
        <w:top w:val="none" w:sz="0" w:space="0" w:color="auto"/>
        <w:left w:val="none" w:sz="0" w:space="0" w:color="auto"/>
        <w:bottom w:val="none" w:sz="0" w:space="0" w:color="auto"/>
        <w:right w:val="none" w:sz="0" w:space="0" w:color="auto"/>
      </w:divBdr>
    </w:div>
    <w:div w:id="1680619833">
      <w:bodyDiv w:val="1"/>
      <w:marLeft w:val="0"/>
      <w:marRight w:val="0"/>
      <w:marTop w:val="0"/>
      <w:marBottom w:val="0"/>
      <w:divBdr>
        <w:top w:val="none" w:sz="0" w:space="0" w:color="auto"/>
        <w:left w:val="none" w:sz="0" w:space="0" w:color="auto"/>
        <w:bottom w:val="none" w:sz="0" w:space="0" w:color="auto"/>
        <w:right w:val="none" w:sz="0" w:space="0" w:color="auto"/>
      </w:divBdr>
    </w:div>
    <w:div w:id="1715228589">
      <w:bodyDiv w:val="1"/>
      <w:marLeft w:val="0"/>
      <w:marRight w:val="0"/>
      <w:marTop w:val="0"/>
      <w:marBottom w:val="0"/>
      <w:divBdr>
        <w:top w:val="none" w:sz="0" w:space="0" w:color="auto"/>
        <w:left w:val="none" w:sz="0" w:space="0" w:color="auto"/>
        <w:bottom w:val="none" w:sz="0" w:space="0" w:color="auto"/>
        <w:right w:val="none" w:sz="0" w:space="0" w:color="auto"/>
      </w:divBdr>
    </w:div>
    <w:div w:id="1720321612">
      <w:bodyDiv w:val="1"/>
      <w:marLeft w:val="0"/>
      <w:marRight w:val="0"/>
      <w:marTop w:val="0"/>
      <w:marBottom w:val="0"/>
      <w:divBdr>
        <w:top w:val="none" w:sz="0" w:space="0" w:color="auto"/>
        <w:left w:val="none" w:sz="0" w:space="0" w:color="auto"/>
        <w:bottom w:val="none" w:sz="0" w:space="0" w:color="auto"/>
        <w:right w:val="none" w:sz="0" w:space="0" w:color="auto"/>
      </w:divBdr>
    </w:div>
    <w:div w:id="1888255211">
      <w:bodyDiv w:val="1"/>
      <w:marLeft w:val="0"/>
      <w:marRight w:val="0"/>
      <w:marTop w:val="0"/>
      <w:marBottom w:val="0"/>
      <w:divBdr>
        <w:top w:val="none" w:sz="0" w:space="0" w:color="auto"/>
        <w:left w:val="none" w:sz="0" w:space="0" w:color="auto"/>
        <w:bottom w:val="none" w:sz="0" w:space="0" w:color="auto"/>
        <w:right w:val="none" w:sz="0" w:space="0" w:color="auto"/>
      </w:divBdr>
    </w:div>
    <w:div w:id="195108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 dockstate="right" visibility="0" width="438"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79F6CC26-A96E-4F83-ACFC-D857D806E937}">
  <we:reference id="wa200004774" version="1.7.0.0" store="en-US" storeType="OMEX"/>
  <we:alternateReferences>
    <we:reference id="wa200004774" version="1.7.0.0" store="wa200004774" storeType="OMEX"/>
  </we:alternateReferences>
  <we:properties>
    <we:property name="documentId" value="&quot;04406968-34e5-45fb-9ac8-5ab26a6b290c&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BAC0CD20-CBEC-475B-91F2-3A77858AA291}">
  <we:reference id="wa104380862" version="3.0.0.0" store="en-GB" storeType="OMEX"/>
  <we:alternateReferences>
    <we:reference id="WA104380862" version="3.0.0.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AAB427AD-19C2-482A-A29D-C97FA1C705AC}">
  <we:reference id="045445c0-6ff1-41fb-a8f9-4ccfae6c6976" version="1.0.0.0"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8E632-E797-490A-AFD3-43610CD71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1742</TotalTime>
  <Pages>16</Pages>
  <Words>5256</Words>
  <Characters>29960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Jia Li</cp:lastModifiedBy>
  <cp:revision>10</cp:revision>
  <dcterms:created xsi:type="dcterms:W3CDTF">2025-09-17T10:35:00Z</dcterms:created>
  <dcterms:modified xsi:type="dcterms:W3CDTF">2025-12-10T07:40:00Z</dcterms:modified>
</cp:coreProperties>
</file>